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0E06D" w14:textId="77777777" w:rsidR="00E65371" w:rsidRPr="00EF78CD" w:rsidRDefault="00BE429B">
      <w:pPr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  <w:highlight w:val="yellow"/>
        </w:rPr>
        <w:t>Alterações</w:t>
      </w:r>
    </w:p>
    <w:p w14:paraId="66EE8BD7" w14:textId="77777777" w:rsidR="00BE429B" w:rsidRPr="00EF78CD" w:rsidRDefault="00BE429B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EF78CD">
        <w:rPr>
          <w:rFonts w:ascii="Arial" w:hAnsi="Arial" w:cs="Arial"/>
          <w:b/>
          <w:bCs/>
          <w:sz w:val="20"/>
          <w:szCs w:val="20"/>
          <w:u w:val="single"/>
        </w:rPr>
        <w:t>HOME</w:t>
      </w:r>
    </w:p>
    <w:p w14:paraId="68779391" w14:textId="77777777" w:rsidR="00BE429B" w:rsidRPr="00EF78CD" w:rsidRDefault="00BE429B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Alterar o logo da RTA pelo estilizado</w:t>
      </w:r>
      <w:r w:rsidR="002259A5" w:rsidRPr="00EF78CD">
        <w:rPr>
          <w:rFonts w:ascii="Arial" w:hAnsi="Arial" w:cs="Arial"/>
          <w:b/>
          <w:bCs/>
          <w:sz w:val="20"/>
          <w:szCs w:val="20"/>
        </w:rPr>
        <w:t xml:space="preserve"> na barra superior</w:t>
      </w:r>
      <w:r w:rsidRPr="00EF78CD">
        <w:rPr>
          <w:rFonts w:ascii="Arial" w:hAnsi="Arial" w:cs="Arial"/>
          <w:b/>
          <w:bCs/>
          <w:sz w:val="20"/>
          <w:szCs w:val="20"/>
        </w:rPr>
        <w:t>.</w:t>
      </w:r>
    </w:p>
    <w:p w14:paraId="4E65010F" w14:textId="77777777" w:rsidR="00BE429B" w:rsidRPr="00EF78CD" w:rsidRDefault="00BE429B" w:rsidP="00E97E59">
      <w:pPr>
        <w:spacing w:after="0"/>
        <w:ind w:firstLine="567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9DED478" wp14:editId="5489EF3C">
            <wp:extent cx="4132580" cy="895350"/>
            <wp:effectExtent l="0" t="0" r="1270" b="0"/>
            <wp:docPr id="3" name="Imagem 3" descr="Uma imagem contendo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TA_Ambiental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3" b="9576"/>
                    <a:stretch/>
                  </pic:blipFill>
                  <pic:spPr bwMode="auto">
                    <a:xfrm>
                      <a:off x="0" y="0"/>
                      <a:ext cx="4215023" cy="91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67F0F" w14:textId="77777777" w:rsidR="002259A5" w:rsidRPr="00EF78CD" w:rsidRDefault="002259A5" w:rsidP="002259A5">
      <w:pPr>
        <w:spacing w:after="0" w:line="276" w:lineRule="auto"/>
        <w:ind w:firstLine="426"/>
        <w:rPr>
          <w:rFonts w:ascii="Arial" w:hAnsi="Arial" w:cs="Arial"/>
          <w:b/>
          <w:bCs/>
          <w:sz w:val="20"/>
          <w:szCs w:val="20"/>
        </w:rPr>
      </w:pPr>
    </w:p>
    <w:p w14:paraId="0CA5176D" w14:textId="77777777" w:rsidR="002259A5" w:rsidRPr="00EF78CD" w:rsidRDefault="00B63854" w:rsidP="002259A5">
      <w:pPr>
        <w:pStyle w:val="PargrafodaLista"/>
        <w:numPr>
          <w:ilvl w:val="0"/>
          <w:numId w:val="1"/>
        </w:numPr>
        <w:spacing w:after="0"/>
        <w:ind w:left="714" w:hanging="357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Alterar as</w:t>
      </w:r>
      <w:r w:rsidR="00BE429B" w:rsidRPr="00EF78CD">
        <w:rPr>
          <w:rFonts w:ascii="Arial" w:hAnsi="Arial" w:cs="Arial"/>
          <w:b/>
          <w:bCs/>
          <w:sz w:val="20"/>
          <w:szCs w:val="20"/>
        </w:rPr>
        <w:t xml:space="preserve"> abas 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da parte superior </w:t>
      </w:r>
      <w:r w:rsidR="00BE429B" w:rsidRPr="00EF78CD">
        <w:rPr>
          <w:rFonts w:ascii="Arial" w:hAnsi="Arial" w:cs="Arial"/>
          <w:b/>
          <w:bCs/>
          <w:sz w:val="20"/>
          <w:szCs w:val="20"/>
        </w:rPr>
        <w:t>devem ser: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    </w:t>
      </w:r>
    </w:p>
    <w:p w14:paraId="3480742F" w14:textId="77777777" w:rsidR="00B63854" w:rsidRPr="00EF78CD" w:rsidRDefault="00B63854" w:rsidP="002259A5">
      <w:pPr>
        <w:spacing w:after="0"/>
        <w:ind w:firstLine="709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Home    Sobre    Tecnologia   Consultoria    News    Contato</w:t>
      </w:r>
    </w:p>
    <w:p w14:paraId="3EF602C5" w14:textId="77777777" w:rsidR="002259A5" w:rsidRPr="00EF78CD" w:rsidRDefault="002259A5" w:rsidP="002259A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ED51548" w14:textId="77777777" w:rsidR="00BE429B" w:rsidRPr="00EF78CD" w:rsidRDefault="00BE429B" w:rsidP="002259A5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Retira</w:t>
      </w:r>
      <w:r w:rsidR="00B63854" w:rsidRPr="00EF78CD">
        <w:rPr>
          <w:rFonts w:ascii="Arial" w:hAnsi="Arial" w:cs="Arial"/>
          <w:b/>
          <w:bCs/>
          <w:sz w:val="20"/>
          <w:szCs w:val="20"/>
        </w:rPr>
        <w:t>r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o RESILIMPA TECNOLOGIA AMBIENTAL e coloca</w:t>
      </w:r>
      <w:r w:rsidR="00B63854" w:rsidRPr="00EF78CD">
        <w:rPr>
          <w:rFonts w:ascii="Arial" w:hAnsi="Arial" w:cs="Arial"/>
          <w:b/>
          <w:bCs/>
          <w:sz w:val="20"/>
          <w:szCs w:val="20"/>
        </w:rPr>
        <w:t>r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o logo grande da RTA</w:t>
      </w:r>
      <w:r w:rsidR="00B63854" w:rsidRPr="00EF78CD">
        <w:rPr>
          <w:rFonts w:ascii="Arial" w:hAnsi="Arial" w:cs="Arial"/>
          <w:b/>
          <w:bCs/>
          <w:sz w:val="20"/>
          <w:szCs w:val="20"/>
        </w:rPr>
        <w:t>.</w:t>
      </w:r>
    </w:p>
    <w:p w14:paraId="4F9E6391" w14:textId="77777777" w:rsidR="00B63854" w:rsidRPr="00EF78CD" w:rsidRDefault="00B63854" w:rsidP="002259A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A5E879F" w14:textId="1F821C84" w:rsidR="00B63854" w:rsidRPr="00EF78CD" w:rsidRDefault="00B63854" w:rsidP="002259A5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Substituir o slogan colocado por três f</w:t>
      </w:r>
      <w:ins w:id="0" w:author="Camila Pratalli" w:date="2020-04-13T11:16:00Z">
        <w:r w:rsidR="00A3635A" w:rsidRPr="00EF78CD">
          <w:rPr>
            <w:rFonts w:ascii="Arial" w:hAnsi="Arial" w:cs="Arial"/>
            <w:b/>
            <w:bCs/>
            <w:sz w:val="20"/>
            <w:szCs w:val="20"/>
          </w:rPr>
          <w:t>r</w:t>
        </w:r>
      </w:ins>
      <w:r w:rsidRPr="00EF78CD">
        <w:rPr>
          <w:rFonts w:ascii="Arial" w:hAnsi="Arial" w:cs="Arial"/>
          <w:b/>
          <w:bCs/>
          <w:sz w:val="20"/>
          <w:szCs w:val="20"/>
        </w:rPr>
        <w:t>ases que se alternam – podem ser usadas fotos diferentes ou manter somente a foto dos guarás. Segue frases: a) Invista em Experiência: RTA 20 anos! b) Resolva o seu problema com pesquisa e inovação; c) Transforme seu resíduo em negócio.</w:t>
      </w:r>
    </w:p>
    <w:p w14:paraId="67859F59" w14:textId="77777777" w:rsidR="00B63854" w:rsidRPr="00EF78CD" w:rsidRDefault="00B63854" w:rsidP="002259A5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17794E" w14:textId="45D690F8" w:rsidR="00B128F9" w:rsidRPr="00EF78CD" w:rsidRDefault="00B63854" w:rsidP="00247AAD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Na chamada para o contato – “FALE CONOSCO” com o logo do </w:t>
      </w:r>
      <w:proofErr w:type="spellStart"/>
      <w:r w:rsidRPr="00EF78CD">
        <w:rPr>
          <w:rFonts w:ascii="Arial" w:hAnsi="Arial" w:cs="Arial"/>
          <w:b/>
          <w:bCs/>
          <w:sz w:val="20"/>
          <w:szCs w:val="20"/>
        </w:rPr>
        <w:t>whatsapp</w:t>
      </w:r>
      <w:proofErr w:type="spellEnd"/>
      <w:r w:rsidRPr="00EF78CD">
        <w:rPr>
          <w:rFonts w:ascii="Arial" w:hAnsi="Arial" w:cs="Arial"/>
          <w:b/>
          <w:bCs/>
          <w:sz w:val="20"/>
          <w:szCs w:val="20"/>
        </w:rPr>
        <w:t xml:space="preserve"> um pouco maior. Está muito pequeno. </w:t>
      </w:r>
      <w:r w:rsidR="00EE4DE5" w:rsidRPr="00EF78CD">
        <w:rPr>
          <w:rFonts w:ascii="Arial" w:hAnsi="Arial" w:cs="Arial"/>
          <w:b/>
          <w:bCs/>
          <w:sz w:val="20"/>
          <w:szCs w:val="20"/>
        </w:rPr>
        <w:t xml:space="preserve"> A posição da chamada não está </w:t>
      </w:r>
      <w:r w:rsidR="00B128F9" w:rsidRPr="00EF78CD">
        <w:rPr>
          <w:rFonts w:ascii="Arial" w:hAnsi="Arial" w:cs="Arial"/>
          <w:b/>
          <w:bCs/>
          <w:sz w:val="20"/>
          <w:szCs w:val="20"/>
        </w:rPr>
        <w:t xml:space="preserve">separada em distâncias regulares com o texto acima. </w:t>
      </w:r>
    </w:p>
    <w:p w14:paraId="17C57BCA" w14:textId="77777777" w:rsidR="0049434A" w:rsidRPr="00EF78CD" w:rsidRDefault="0049434A" w:rsidP="0049434A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5B7A9246" w14:textId="77777777" w:rsidR="002259A5" w:rsidRPr="00EF78CD" w:rsidRDefault="002259A5" w:rsidP="002259A5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Os espaços visuais de cada aba aberta deve ser o equivalente a uma página apresentada no Chrome em configuração normal (tem que ter tamanho mínimo). Não pode ter duas abas dividindo o mesmo espaço visual na tela do notebook ou desktop.</w:t>
      </w:r>
    </w:p>
    <w:p w14:paraId="084A7714" w14:textId="77777777" w:rsidR="002259A5" w:rsidRPr="00EF78CD" w:rsidRDefault="002259A5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BC6E01B" w14:textId="77777777" w:rsidR="00B63854" w:rsidRPr="00EF78CD" w:rsidRDefault="00B63854" w:rsidP="002259A5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EF78CD">
        <w:rPr>
          <w:rFonts w:ascii="Arial" w:hAnsi="Arial" w:cs="Arial"/>
          <w:b/>
          <w:bCs/>
          <w:sz w:val="20"/>
          <w:szCs w:val="20"/>
          <w:u w:val="single"/>
        </w:rPr>
        <w:t>SOBRE</w:t>
      </w:r>
    </w:p>
    <w:p w14:paraId="07903B3D" w14:textId="77777777" w:rsidR="002259A5" w:rsidRPr="00EF78CD" w:rsidRDefault="002259A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33D34F4" w14:textId="77777777" w:rsidR="00577969" w:rsidRPr="00EF78CD" w:rsidRDefault="00577969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Alterar o título de “Sobre a Nossa Empresa”, colocar somente “A Empresa”</w:t>
      </w:r>
    </w:p>
    <w:p w14:paraId="1E254B69" w14:textId="77777777" w:rsidR="0081077C" w:rsidRPr="00EF78CD" w:rsidRDefault="0081077C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7CABBA9" w14:textId="77777777" w:rsidR="0081077C" w:rsidRPr="00EF78CD" w:rsidRDefault="00B40E71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Melhorar a condição da leitura d</w:t>
      </w:r>
      <w:r w:rsidR="00324BCA" w:rsidRPr="00EF78CD">
        <w:rPr>
          <w:rFonts w:ascii="Arial" w:hAnsi="Arial" w:cs="Arial"/>
          <w:b/>
          <w:bCs/>
          <w:sz w:val="20"/>
          <w:szCs w:val="20"/>
        </w:rPr>
        <w:t>o texto da empresa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: considerar a possibilidade de colocar um fundo branco que se movimente sobre a foto de fundo. </w:t>
      </w: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Opinar.</w:t>
      </w:r>
    </w:p>
    <w:p w14:paraId="578E04EE" w14:textId="77777777" w:rsidR="00324BCA" w:rsidRPr="00EF78CD" w:rsidRDefault="00324BC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7E6003B0" w14:textId="77777777" w:rsidR="00324BCA" w:rsidRPr="00EF78CD" w:rsidRDefault="00324BCA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 foto pode ser substituída pela foto da unidade de escória em Itapeva. Vou enviar todas por e-mail.</w:t>
      </w:r>
    </w:p>
    <w:p w14:paraId="447A5FFD" w14:textId="77777777" w:rsidR="00324BCA" w:rsidRPr="00EF78CD" w:rsidRDefault="00324BC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5C139DD" w14:textId="77777777" w:rsidR="00324BCA" w:rsidRPr="00EF78CD" w:rsidRDefault="00324BC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AABC35D" wp14:editId="3A729636">
            <wp:extent cx="4386964" cy="3276600"/>
            <wp:effectExtent l="0" t="0" r="0" b="0"/>
            <wp:docPr id="4" name="Imagem 4" descr="Uma imagem contendo ao ar livre, edifício, terra, caminh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fb85a2-428a-482a-b1ac-1baf60445bc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13" cy="33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9BAC" w14:textId="77777777" w:rsidR="0061353B" w:rsidRPr="00EF78CD" w:rsidRDefault="0061353B" w:rsidP="002259A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Alterar o texto de descrição da empresa (texto grafado em vermelho)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, deixando-o JUSTIFICADO. </w:t>
      </w:r>
    </w:p>
    <w:p w14:paraId="1DC1B46F" w14:textId="77777777" w:rsidR="002259A5" w:rsidRPr="00EF78CD" w:rsidRDefault="002259A5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B33BA7A" w14:textId="77777777" w:rsidR="0061353B" w:rsidRPr="00EF78CD" w:rsidRDefault="0061353B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7A85A97B" w14:textId="77777777" w:rsidR="00577969" w:rsidRPr="00EF78CD" w:rsidRDefault="00577969" w:rsidP="002259A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A RTA Ambiental é uma empresa de prestação de serviços, </w:t>
      </w: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dedicada à tecnologia, consultoria e engenharia, voltada à proteção do meio ambiente</w:t>
      </w:r>
      <w:r w:rsidRPr="00EF78CD">
        <w:rPr>
          <w:rFonts w:ascii="Arial" w:hAnsi="Arial" w:cs="Arial"/>
          <w:b/>
          <w:bCs/>
          <w:sz w:val="20"/>
          <w:szCs w:val="20"/>
        </w:rPr>
        <w:t>, com atuação em todo o território brasileiro.</w:t>
      </w:r>
    </w:p>
    <w:p w14:paraId="74C3BCFE" w14:textId="77777777" w:rsidR="00577969" w:rsidRPr="00EF78CD" w:rsidRDefault="00577969" w:rsidP="002259A5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43654B0" w14:textId="77777777" w:rsidR="00577969" w:rsidRPr="00EF78CD" w:rsidRDefault="00577969" w:rsidP="002259A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Dedicada a aplicar tecnologias de processo de tratamento, recuperação e reciclagem de resíduos industriais, a RTA tem executado uma gama variada de serviços, envolvendo todas as etapas necessárias à implantação de sistemas de tratamento e disposição de rejeitos líquidos e sólidos. Neste campo de atuação, destacam-se diversos trabalhos para empresas públicas e privadas, indústrias de pequeno a grande porte, nos ramos da mecânica, metalurgia, mineração, petroquímica e química.</w:t>
      </w:r>
    </w:p>
    <w:p w14:paraId="035B9385" w14:textId="77777777" w:rsidR="00577969" w:rsidRPr="00EF78CD" w:rsidRDefault="00577969" w:rsidP="002259A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</w:p>
    <w:p w14:paraId="6B3715E7" w14:textId="77777777" w:rsidR="00577969" w:rsidRPr="00EF78CD" w:rsidRDefault="00577969" w:rsidP="002259A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A RTA atua no ramo de comércio de </w:t>
      </w:r>
      <w:r w:rsidR="0061353B" w:rsidRPr="00EF78CD">
        <w:rPr>
          <w:rFonts w:ascii="Arial" w:hAnsi="Arial" w:cs="Arial"/>
          <w:b/>
          <w:bCs/>
          <w:sz w:val="20"/>
          <w:szCs w:val="20"/>
        </w:rPr>
        <w:t xml:space="preserve">minerais e </w:t>
      </w:r>
      <w:r w:rsidRPr="00EF78CD">
        <w:rPr>
          <w:rFonts w:ascii="Arial" w:hAnsi="Arial" w:cs="Arial"/>
          <w:b/>
          <w:bCs/>
          <w:sz w:val="20"/>
          <w:szCs w:val="20"/>
        </w:rPr>
        <w:t>subprodutos, sendo especializada no desenvolvimento de aplicações para escórias, agregados, pós e lamas. No ramo do cimento, possui experiência na utilização de escórias ácidas e alcalinas como aditivo ao clínquer. Este conhecimento, conquistado ao longo dos anos pelos seus profissionais, faz com que a empresa sempre busque alternativas ambiental e economicamente viáveis em suas realizações.</w:t>
      </w:r>
    </w:p>
    <w:p w14:paraId="3B502EC9" w14:textId="77777777" w:rsidR="00577969" w:rsidRPr="00EF78CD" w:rsidRDefault="00577969" w:rsidP="002259A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</w:p>
    <w:p w14:paraId="0E1FB634" w14:textId="77777777" w:rsidR="00577969" w:rsidRPr="00EF78CD" w:rsidRDefault="00577969" w:rsidP="002259A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 xml:space="preserve">Além disso, tem-se especializado na realização de licenciamento e estudos ambientais de toda ordem, desde estudos de investigação de solo e água subterrânea até a recuperação de áreas degradadas. </w:t>
      </w:r>
      <w:r w:rsidR="0061353B" w:rsidRPr="00EF78CD">
        <w:rPr>
          <w:rFonts w:ascii="Arial" w:hAnsi="Arial" w:cs="Arial"/>
          <w:b/>
          <w:bCs/>
          <w:color w:val="FF0000"/>
          <w:sz w:val="20"/>
          <w:szCs w:val="20"/>
        </w:rPr>
        <w:t xml:space="preserve">Atua também em serviços especializados, tais como estudos topográficos e regularização de imóveis. </w:t>
      </w:r>
      <w:r w:rsidRPr="00EF78CD">
        <w:rPr>
          <w:rFonts w:ascii="Arial" w:hAnsi="Arial" w:cs="Arial"/>
          <w:b/>
          <w:bCs/>
          <w:sz w:val="20"/>
          <w:szCs w:val="20"/>
        </w:rPr>
        <w:t>Nossos principais serviços são: Tratamento e Destinação de Resíduos, Estudos e laudos ambientais, Licenciamento de empreendimentos, Gerenciamento ambiental e Valoração de Resíduos.</w:t>
      </w:r>
    </w:p>
    <w:p w14:paraId="719DB2EB" w14:textId="77777777" w:rsidR="0061353B" w:rsidRPr="00EF78CD" w:rsidRDefault="0061353B" w:rsidP="002259A5">
      <w:pPr>
        <w:spacing w:after="0" w:line="276" w:lineRule="auto"/>
        <w:ind w:left="709"/>
        <w:rPr>
          <w:rFonts w:ascii="Arial" w:hAnsi="Arial" w:cs="Arial"/>
          <w:b/>
          <w:bCs/>
          <w:sz w:val="20"/>
          <w:szCs w:val="20"/>
        </w:rPr>
      </w:pPr>
    </w:p>
    <w:p w14:paraId="49E5CCE5" w14:textId="77777777" w:rsidR="0061353B" w:rsidRPr="00EF78CD" w:rsidRDefault="0061353B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Missão, Visão e Valores devem estar centralizados em relação ao texto superior, com textos justificado. </w:t>
      </w:r>
    </w:p>
    <w:p w14:paraId="0FF239D9" w14:textId="77777777" w:rsidR="0061353B" w:rsidRPr="00EF78CD" w:rsidRDefault="0061353B" w:rsidP="002259A5">
      <w:pPr>
        <w:spacing w:after="0" w:line="276" w:lineRule="auto"/>
        <w:ind w:left="709"/>
        <w:rPr>
          <w:rFonts w:ascii="Arial" w:hAnsi="Arial" w:cs="Arial"/>
          <w:b/>
          <w:bCs/>
          <w:sz w:val="20"/>
          <w:szCs w:val="20"/>
        </w:rPr>
      </w:pPr>
    </w:p>
    <w:p w14:paraId="5AA1E657" w14:textId="77777777" w:rsidR="0081077C" w:rsidRPr="00EF78CD" w:rsidRDefault="00324BCA" w:rsidP="002259A5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Alterar o texto da 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>MISSÃO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para: 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>Atuar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 </w:t>
      </w:r>
      <w:r w:rsidRPr="00EF78CD">
        <w:rPr>
          <w:rFonts w:ascii="Arial" w:hAnsi="Arial" w:cs="Arial"/>
          <w:b/>
          <w:bCs/>
          <w:sz w:val="20"/>
          <w:szCs w:val="20"/>
        </w:rPr>
        <w:t>nas áreas de Tecnologia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 e Consultoria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 xml:space="preserve"> Ambiental, c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om 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>q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ualidade, 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 xml:space="preserve">produtividade 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e 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>r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espeito 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>à legislação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, visando garantir a satisfação </w:t>
      </w:r>
      <w:r w:rsidR="00701BB4" w:rsidRPr="00EF78CD">
        <w:rPr>
          <w:rFonts w:ascii="Arial" w:hAnsi="Arial" w:cs="Arial"/>
          <w:b/>
          <w:bCs/>
          <w:sz w:val="20"/>
          <w:szCs w:val="20"/>
        </w:rPr>
        <w:t xml:space="preserve">de seus clientes e demais partes interessadas através da melhoria contínua dos seus processos e serviços. </w:t>
      </w:r>
    </w:p>
    <w:p w14:paraId="100E6D67" w14:textId="77777777" w:rsidR="0081077C" w:rsidRPr="00EF78CD" w:rsidRDefault="0081077C" w:rsidP="002259A5">
      <w:pPr>
        <w:spacing w:after="0" w:line="276" w:lineRule="auto"/>
        <w:ind w:left="756" w:hanging="14"/>
        <w:rPr>
          <w:rFonts w:ascii="Arial" w:hAnsi="Arial" w:cs="Arial"/>
          <w:b/>
          <w:bCs/>
          <w:sz w:val="20"/>
          <w:szCs w:val="20"/>
        </w:rPr>
      </w:pPr>
    </w:p>
    <w:p w14:paraId="1487BB13" w14:textId="77777777" w:rsidR="0081077C" w:rsidRPr="00EF78CD" w:rsidRDefault="00701BB4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Alterar o texto da 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>VISÃO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para:  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Ser referência </w:t>
      </w:r>
      <w:r w:rsidRPr="00EF78CD">
        <w:rPr>
          <w:rFonts w:ascii="Arial" w:hAnsi="Arial" w:cs="Arial"/>
          <w:b/>
          <w:bCs/>
          <w:sz w:val="20"/>
          <w:szCs w:val="20"/>
        </w:rPr>
        <w:t>na prestação de serviços de tecnologia e consultoria através da marca sempre presente de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 empresa </w:t>
      </w:r>
      <w:r w:rsidRPr="00EF78CD">
        <w:rPr>
          <w:rFonts w:ascii="Arial" w:hAnsi="Arial" w:cs="Arial"/>
          <w:b/>
          <w:bCs/>
          <w:sz w:val="20"/>
          <w:szCs w:val="20"/>
        </w:rPr>
        <w:t>c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ompetitiva, </w:t>
      </w:r>
      <w:r w:rsidRPr="00EF78CD">
        <w:rPr>
          <w:rFonts w:ascii="Arial" w:hAnsi="Arial" w:cs="Arial"/>
          <w:b/>
          <w:bCs/>
          <w:sz w:val="20"/>
          <w:szCs w:val="20"/>
        </w:rPr>
        <w:t>compromissada, p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arceira, </w:t>
      </w:r>
      <w:r w:rsidRPr="00EF78CD">
        <w:rPr>
          <w:rFonts w:ascii="Arial" w:hAnsi="Arial" w:cs="Arial"/>
          <w:b/>
          <w:bCs/>
          <w:sz w:val="20"/>
          <w:szCs w:val="20"/>
        </w:rPr>
        <w:t>atualizada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 xml:space="preserve"> e com excelência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na qualidade dos seus serviços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>.</w:t>
      </w:r>
    </w:p>
    <w:p w14:paraId="36207349" w14:textId="77777777" w:rsidR="0081077C" w:rsidRPr="00EF78CD" w:rsidRDefault="0081077C" w:rsidP="002259A5">
      <w:pPr>
        <w:spacing w:after="0" w:line="276" w:lineRule="auto"/>
        <w:ind w:left="756" w:hanging="14"/>
        <w:rPr>
          <w:rFonts w:ascii="Arial" w:hAnsi="Arial" w:cs="Arial"/>
          <w:b/>
          <w:bCs/>
          <w:sz w:val="20"/>
          <w:szCs w:val="20"/>
        </w:rPr>
      </w:pPr>
    </w:p>
    <w:p w14:paraId="15F397E1" w14:textId="77777777" w:rsidR="0081077C" w:rsidRPr="00EF78CD" w:rsidRDefault="006A623F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Alterar o texto dos </w:t>
      </w:r>
      <w:r w:rsidR="0081077C" w:rsidRPr="00EF78CD">
        <w:rPr>
          <w:rFonts w:ascii="Arial" w:hAnsi="Arial" w:cs="Arial"/>
          <w:b/>
          <w:bCs/>
          <w:sz w:val="20"/>
          <w:szCs w:val="20"/>
        </w:rPr>
        <w:t>VALORES</w:t>
      </w:r>
      <w:r w:rsidR="00B94705" w:rsidRPr="00EF78CD">
        <w:rPr>
          <w:rFonts w:ascii="Arial" w:hAnsi="Arial" w:cs="Arial"/>
          <w:b/>
          <w:bCs/>
          <w:sz w:val="20"/>
          <w:szCs w:val="20"/>
        </w:rPr>
        <w:t xml:space="preserve">:  Na busca do sucesso e do alto desempenho, sustentados pelos princípios de ética, sustentabilidade, criatividade, entusiasmo e harmonia. </w:t>
      </w:r>
    </w:p>
    <w:p w14:paraId="3D165CD8" w14:textId="77777777" w:rsidR="00B40E71" w:rsidRPr="00EF78CD" w:rsidRDefault="00B40E71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DF49699" w14:textId="77777777" w:rsidR="00B40E71" w:rsidRPr="00EF78CD" w:rsidRDefault="00B40E71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Colocar uma barra verde entre a descrição da empresa e as demais informações que seguem: vídeo, folder e slogan...</w:t>
      </w:r>
    </w:p>
    <w:p w14:paraId="4B42340A" w14:textId="77777777" w:rsidR="00B94705" w:rsidRPr="00EF78CD" w:rsidRDefault="00B94705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5D32FE9" w14:textId="77777777" w:rsidR="00B94705" w:rsidRPr="00EF78CD" w:rsidRDefault="00B9470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O vídeo está com imagem inicial em branco. Precisa alterar o vídeo para aparecer alguma figura ou não? </w:t>
      </w:r>
      <w:r w:rsidR="006A623F" w:rsidRPr="00EF78CD">
        <w:rPr>
          <w:rFonts w:ascii="Arial" w:hAnsi="Arial" w:cs="Arial"/>
          <w:b/>
          <w:bCs/>
          <w:sz w:val="20"/>
          <w:szCs w:val="20"/>
        </w:rPr>
        <w:t xml:space="preserve">Com a mudança da MISSÃO, VISÃO e VALORES também será necessário gerar novamente o mp4. </w:t>
      </w:r>
      <w:r w:rsidR="006A623F" w:rsidRPr="00EF78CD">
        <w:rPr>
          <w:rFonts w:ascii="Arial" w:hAnsi="Arial" w:cs="Arial"/>
          <w:b/>
          <w:bCs/>
          <w:color w:val="FF0000"/>
          <w:sz w:val="20"/>
          <w:szCs w:val="20"/>
        </w:rPr>
        <w:t>Favor informar.</w:t>
      </w:r>
    </w:p>
    <w:p w14:paraId="51E1D409" w14:textId="77777777" w:rsidR="006A623F" w:rsidRPr="00EF78CD" w:rsidRDefault="006A623F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F9047AB" w14:textId="77777777" w:rsidR="00B40E71" w:rsidRPr="00EF78CD" w:rsidRDefault="006A623F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 disposição do filme pode ser em duas colunas, sendo o filme de um lado e do outro, o folder da empresa</w:t>
      </w:r>
      <w:r w:rsidR="00B40E71" w:rsidRPr="00EF78CD">
        <w:rPr>
          <w:rFonts w:ascii="Arial" w:hAnsi="Arial" w:cs="Arial"/>
          <w:b/>
          <w:bCs/>
          <w:sz w:val="20"/>
          <w:szCs w:val="20"/>
        </w:rPr>
        <w:t xml:space="preserve"> para baixar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e o slogan:</w:t>
      </w:r>
      <w:r w:rsidR="00B63854" w:rsidRPr="00EF78CD">
        <w:rPr>
          <w:rFonts w:ascii="Arial" w:hAnsi="Arial" w:cs="Arial"/>
          <w:b/>
          <w:bCs/>
          <w:sz w:val="20"/>
          <w:szCs w:val="20"/>
        </w:rPr>
        <w:t xml:space="preserve"> “Se, </w:t>
      </w:r>
      <w:r w:rsidR="00B40E71" w:rsidRPr="00EF78CD">
        <w:rPr>
          <w:rFonts w:ascii="Arial" w:hAnsi="Arial" w:cs="Arial"/>
          <w:b/>
          <w:bCs/>
          <w:sz w:val="20"/>
          <w:szCs w:val="20"/>
        </w:rPr>
        <w:t xml:space="preserve">na sua empresa, </w:t>
      </w:r>
      <w:r w:rsidR="00B63854" w:rsidRPr="00EF78CD">
        <w:rPr>
          <w:rFonts w:ascii="Arial" w:hAnsi="Arial" w:cs="Arial"/>
          <w:b/>
          <w:bCs/>
          <w:sz w:val="20"/>
          <w:szCs w:val="20"/>
        </w:rPr>
        <w:t>as id</w:t>
      </w:r>
      <w:r w:rsidRPr="00EF78CD">
        <w:rPr>
          <w:rFonts w:ascii="Arial" w:hAnsi="Arial" w:cs="Arial"/>
          <w:b/>
          <w:bCs/>
          <w:sz w:val="20"/>
          <w:szCs w:val="20"/>
        </w:rPr>
        <w:t>e</w:t>
      </w:r>
      <w:r w:rsidR="00B63854" w:rsidRPr="00EF78CD">
        <w:rPr>
          <w:rFonts w:ascii="Arial" w:hAnsi="Arial" w:cs="Arial"/>
          <w:b/>
          <w:bCs/>
          <w:sz w:val="20"/>
          <w:szCs w:val="20"/>
        </w:rPr>
        <w:t>ias são fundamentais.  Especialmente as de baixo custo...  Estamos falando a mesma linguagem</w:t>
      </w:r>
      <w:r w:rsidRPr="00EF78CD">
        <w:rPr>
          <w:rFonts w:ascii="Arial" w:hAnsi="Arial" w:cs="Arial"/>
          <w:b/>
          <w:bCs/>
          <w:sz w:val="20"/>
          <w:szCs w:val="20"/>
        </w:rPr>
        <w:t>.”</w:t>
      </w:r>
      <w:r w:rsidR="00B40E71" w:rsidRPr="00EF78CD">
        <w:rPr>
          <w:rFonts w:ascii="Arial" w:hAnsi="Arial" w:cs="Arial"/>
          <w:b/>
          <w:bCs/>
          <w:color w:val="FF0000"/>
          <w:sz w:val="20"/>
          <w:szCs w:val="20"/>
        </w:rPr>
        <w:t xml:space="preserve"> Favor opinar.</w:t>
      </w:r>
    </w:p>
    <w:p w14:paraId="3D1A4243" w14:textId="77777777" w:rsidR="00B40E71" w:rsidRPr="00EF78CD" w:rsidRDefault="00B40E71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36CE7B2" w14:textId="77777777" w:rsidR="00BE429B" w:rsidRPr="00EF78CD" w:rsidRDefault="00B40E71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Retirar a frase: FAÇA UM ORÇAMENTO” </w:t>
      </w:r>
    </w:p>
    <w:p w14:paraId="74016BF5" w14:textId="77777777" w:rsidR="006A623F" w:rsidRPr="00EF78CD" w:rsidRDefault="006A623F" w:rsidP="002259A5">
      <w:pPr>
        <w:pStyle w:val="PargrafodaLista"/>
        <w:spacing w:after="0" w:line="276" w:lineRule="auto"/>
        <w:rPr>
          <w:rFonts w:ascii="Arial" w:hAnsi="Arial" w:cs="Arial"/>
          <w:sz w:val="20"/>
          <w:szCs w:val="20"/>
        </w:rPr>
      </w:pPr>
    </w:p>
    <w:p w14:paraId="75977D1A" w14:textId="77777777" w:rsidR="006A623F" w:rsidRPr="00EF78CD" w:rsidRDefault="006A623F" w:rsidP="002259A5">
      <w:pPr>
        <w:pStyle w:val="PargrafodaLista"/>
        <w:spacing w:after="0" w:line="276" w:lineRule="auto"/>
        <w:rPr>
          <w:rFonts w:ascii="Arial" w:hAnsi="Arial" w:cs="Arial"/>
          <w:sz w:val="20"/>
          <w:szCs w:val="20"/>
        </w:rPr>
      </w:pPr>
    </w:p>
    <w:p w14:paraId="4FA74C40" w14:textId="77777777" w:rsidR="00B40E71" w:rsidRPr="00EF78CD" w:rsidRDefault="00B40E71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F78CD">
        <w:rPr>
          <w:rFonts w:ascii="Arial" w:hAnsi="Arial" w:cs="Arial"/>
          <w:b/>
          <w:bCs/>
          <w:sz w:val="20"/>
          <w:szCs w:val="20"/>
          <w:u w:val="single"/>
        </w:rPr>
        <w:t>TECNOLOGIA</w:t>
      </w:r>
    </w:p>
    <w:p w14:paraId="60250C30" w14:textId="77777777" w:rsidR="00B40E71" w:rsidRPr="00EF78CD" w:rsidRDefault="00B40E71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8517E95" w14:textId="77777777" w:rsidR="00B40E71" w:rsidRPr="00EF78CD" w:rsidRDefault="00B40E71" w:rsidP="002259A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Colocar os seguintes itens de serviço nesta aba: VALORAÇÃO DE RESÍDUOS, </w:t>
      </w:r>
      <w:r w:rsidR="005707E1" w:rsidRPr="00EF78CD">
        <w:rPr>
          <w:rFonts w:ascii="Arial" w:hAnsi="Arial" w:cs="Arial"/>
          <w:b/>
          <w:bCs/>
          <w:sz w:val="20"/>
          <w:szCs w:val="20"/>
        </w:rPr>
        <w:t xml:space="preserve">DESTINAÇÃO DE RESÍDUOS </w:t>
      </w:r>
      <w:r w:rsidR="00A71995" w:rsidRPr="00EF78CD">
        <w:rPr>
          <w:rFonts w:ascii="Arial" w:hAnsi="Arial" w:cs="Arial"/>
          <w:b/>
          <w:bCs/>
          <w:sz w:val="20"/>
          <w:szCs w:val="20"/>
        </w:rPr>
        <w:t>E REJEITOS</w:t>
      </w:r>
      <w:r w:rsidR="005707E1" w:rsidRPr="00EF78CD">
        <w:rPr>
          <w:rFonts w:ascii="Arial" w:hAnsi="Arial" w:cs="Arial"/>
          <w:b/>
          <w:bCs/>
          <w:sz w:val="20"/>
          <w:szCs w:val="20"/>
        </w:rPr>
        <w:t xml:space="preserve">. </w:t>
      </w:r>
      <w:r w:rsidRPr="00EF78CD">
        <w:rPr>
          <w:rFonts w:ascii="Arial" w:hAnsi="Arial" w:cs="Arial"/>
          <w:b/>
          <w:bCs/>
          <w:sz w:val="20"/>
          <w:szCs w:val="20"/>
        </w:rPr>
        <w:t>FORNECIMENTO DE PRODUTOS</w:t>
      </w:r>
      <w:r w:rsidR="005707E1" w:rsidRPr="00EF78CD">
        <w:rPr>
          <w:rFonts w:ascii="Arial" w:hAnsi="Arial" w:cs="Arial"/>
          <w:b/>
          <w:bCs/>
          <w:sz w:val="20"/>
          <w:szCs w:val="20"/>
        </w:rPr>
        <w:t xml:space="preserve"> e</w:t>
      </w: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  <w:r w:rsidR="005707E1" w:rsidRPr="00EF78CD">
        <w:rPr>
          <w:rFonts w:ascii="Arial" w:hAnsi="Arial" w:cs="Arial"/>
          <w:b/>
          <w:bCs/>
          <w:sz w:val="20"/>
          <w:szCs w:val="20"/>
        </w:rPr>
        <w:t>ÁGUAS E EFLUENTES INDUSTRIAIS</w:t>
      </w:r>
      <w:r w:rsidR="00EB7FD8" w:rsidRPr="00EF78CD">
        <w:rPr>
          <w:rFonts w:ascii="Arial" w:hAnsi="Arial" w:cs="Arial"/>
          <w:b/>
          <w:bCs/>
          <w:sz w:val="20"/>
          <w:szCs w:val="20"/>
        </w:rPr>
        <w:t xml:space="preserve"> (deixar todos em duas linhas)</w:t>
      </w:r>
    </w:p>
    <w:p w14:paraId="3971D83F" w14:textId="77777777" w:rsidR="002259A5" w:rsidRPr="00EF78CD" w:rsidRDefault="002259A5" w:rsidP="002259A5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F81B29D" w14:textId="77777777" w:rsidR="00EB7FD8" w:rsidRPr="00EF78CD" w:rsidRDefault="00EB7FD8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VALORAÇÃO DE RESÍDUOS</w:t>
      </w:r>
    </w:p>
    <w:p w14:paraId="17998E2A" w14:textId="77777777" w:rsidR="00DC54C2" w:rsidRPr="00EF78CD" w:rsidRDefault="00EB7FD8" w:rsidP="0082326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382832B" w14:textId="252E04E1" w:rsidR="00553BB6" w:rsidRPr="00BE574A" w:rsidRDefault="0083102A" w:rsidP="00F8059E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BE574A">
        <w:rPr>
          <w:rFonts w:ascii="Arial" w:hAnsi="Arial" w:cs="Arial"/>
          <w:sz w:val="20"/>
          <w:szCs w:val="20"/>
        </w:rPr>
        <w:lastRenderedPageBreak/>
        <w:t xml:space="preserve">Os processos </w:t>
      </w:r>
      <w:r w:rsidR="00356508" w:rsidRPr="00BE574A">
        <w:rPr>
          <w:rFonts w:ascii="Arial" w:hAnsi="Arial" w:cs="Arial"/>
          <w:sz w:val="20"/>
          <w:szCs w:val="20"/>
        </w:rPr>
        <w:t>industriais</w:t>
      </w:r>
      <w:r w:rsidR="00553BB6" w:rsidRPr="00BE574A">
        <w:rPr>
          <w:rFonts w:ascii="Arial" w:hAnsi="Arial" w:cs="Arial"/>
          <w:sz w:val="20"/>
          <w:szCs w:val="20"/>
        </w:rPr>
        <w:t xml:space="preserve">, em geral, ao mesmo tempo que produzem </w:t>
      </w:r>
      <w:r w:rsidR="00814203" w:rsidRPr="00BE574A">
        <w:rPr>
          <w:rFonts w:ascii="Arial" w:hAnsi="Arial" w:cs="Arial"/>
          <w:sz w:val="20"/>
          <w:szCs w:val="20"/>
        </w:rPr>
        <w:t>materiais</w:t>
      </w:r>
      <w:r w:rsidR="00FF7D27" w:rsidRPr="00BE574A">
        <w:rPr>
          <w:rFonts w:ascii="Arial" w:hAnsi="Arial" w:cs="Arial"/>
          <w:sz w:val="20"/>
          <w:szCs w:val="20"/>
        </w:rPr>
        <w:t xml:space="preserve"> de qualidade e com </w:t>
      </w:r>
      <w:r w:rsidR="007352F1" w:rsidRPr="00BE574A">
        <w:rPr>
          <w:rFonts w:ascii="Arial" w:hAnsi="Arial" w:cs="Arial"/>
          <w:sz w:val="20"/>
          <w:szCs w:val="20"/>
        </w:rPr>
        <w:t xml:space="preserve">reconhecido </w:t>
      </w:r>
      <w:r w:rsidR="00FF7D27" w:rsidRPr="00BE574A">
        <w:rPr>
          <w:rFonts w:ascii="Arial" w:hAnsi="Arial" w:cs="Arial"/>
          <w:sz w:val="20"/>
          <w:szCs w:val="20"/>
        </w:rPr>
        <w:t>valor agregado, obt</w:t>
      </w:r>
      <w:r w:rsidR="007352F1" w:rsidRPr="00BE574A">
        <w:rPr>
          <w:rFonts w:ascii="Arial" w:hAnsi="Arial" w:cs="Arial"/>
          <w:sz w:val="20"/>
          <w:szCs w:val="20"/>
        </w:rPr>
        <w:t>é</w:t>
      </w:r>
      <w:r w:rsidR="00FF7D27" w:rsidRPr="00BE574A">
        <w:rPr>
          <w:rFonts w:ascii="Arial" w:hAnsi="Arial" w:cs="Arial"/>
          <w:sz w:val="20"/>
          <w:szCs w:val="20"/>
        </w:rPr>
        <w:t xml:space="preserve">m também outros </w:t>
      </w:r>
      <w:r w:rsidR="00814203" w:rsidRPr="00BE574A">
        <w:rPr>
          <w:rFonts w:ascii="Arial" w:hAnsi="Arial" w:cs="Arial"/>
          <w:sz w:val="20"/>
          <w:szCs w:val="20"/>
        </w:rPr>
        <w:t>produtos</w:t>
      </w:r>
      <w:r w:rsidR="007352F1" w:rsidRPr="00BE574A">
        <w:rPr>
          <w:rFonts w:ascii="Arial" w:hAnsi="Arial" w:cs="Arial"/>
          <w:sz w:val="20"/>
          <w:szCs w:val="20"/>
        </w:rPr>
        <w:t xml:space="preserve">, </w:t>
      </w:r>
      <w:r w:rsidR="00092C82" w:rsidRPr="00BE574A">
        <w:rPr>
          <w:rFonts w:ascii="Arial" w:hAnsi="Arial" w:cs="Arial"/>
          <w:sz w:val="20"/>
          <w:szCs w:val="20"/>
        </w:rPr>
        <w:t xml:space="preserve">que não possuem destinação </w:t>
      </w:r>
      <w:r w:rsidR="00A55DE6" w:rsidRPr="00BE574A">
        <w:rPr>
          <w:rFonts w:ascii="Arial" w:hAnsi="Arial" w:cs="Arial"/>
          <w:sz w:val="20"/>
          <w:szCs w:val="20"/>
        </w:rPr>
        <w:t>adequada</w:t>
      </w:r>
      <w:r w:rsidR="00814203" w:rsidRPr="00BE574A">
        <w:rPr>
          <w:rFonts w:ascii="Arial" w:hAnsi="Arial" w:cs="Arial"/>
          <w:sz w:val="20"/>
          <w:szCs w:val="20"/>
        </w:rPr>
        <w:t xml:space="preserve"> e, por esta razão, não tem um valor apreciável</w:t>
      </w:r>
      <w:r w:rsidR="00A55DE6" w:rsidRPr="00BE574A">
        <w:rPr>
          <w:rFonts w:ascii="Arial" w:hAnsi="Arial" w:cs="Arial"/>
          <w:sz w:val="20"/>
          <w:szCs w:val="20"/>
        </w:rPr>
        <w:t>. São resíduos e subprodutos que podem ser até rejeitos – ou seja, materiais que não possuem valor algum e</w:t>
      </w:r>
      <w:r w:rsidR="00F8059E" w:rsidRPr="00BE574A">
        <w:rPr>
          <w:rFonts w:ascii="Arial" w:hAnsi="Arial" w:cs="Arial"/>
          <w:sz w:val="20"/>
          <w:szCs w:val="20"/>
        </w:rPr>
        <w:t xml:space="preserve">, por esta razão, é preciso pagar para </w:t>
      </w:r>
      <w:r w:rsidR="00B9056C" w:rsidRPr="00BE574A">
        <w:rPr>
          <w:rFonts w:ascii="Arial" w:hAnsi="Arial" w:cs="Arial"/>
          <w:sz w:val="20"/>
          <w:szCs w:val="20"/>
        </w:rPr>
        <w:t>di</w:t>
      </w:r>
      <w:r w:rsidR="00D55F46" w:rsidRPr="00BE574A">
        <w:rPr>
          <w:rFonts w:ascii="Arial" w:hAnsi="Arial" w:cs="Arial"/>
          <w:sz w:val="20"/>
          <w:szCs w:val="20"/>
        </w:rPr>
        <w:t xml:space="preserve">spor de forma </w:t>
      </w:r>
      <w:r w:rsidR="00F8059E" w:rsidRPr="00BE574A">
        <w:rPr>
          <w:rFonts w:ascii="Arial" w:hAnsi="Arial" w:cs="Arial"/>
          <w:sz w:val="20"/>
          <w:szCs w:val="20"/>
        </w:rPr>
        <w:t>ambientalmente adequad</w:t>
      </w:r>
      <w:r w:rsidR="00D55F46" w:rsidRPr="00BE574A">
        <w:rPr>
          <w:rFonts w:ascii="Arial" w:hAnsi="Arial" w:cs="Arial"/>
          <w:sz w:val="20"/>
          <w:szCs w:val="20"/>
        </w:rPr>
        <w:t>a</w:t>
      </w:r>
      <w:r w:rsidR="00F8059E" w:rsidRPr="00BE574A">
        <w:rPr>
          <w:rFonts w:ascii="Arial" w:hAnsi="Arial" w:cs="Arial"/>
          <w:sz w:val="20"/>
          <w:szCs w:val="20"/>
        </w:rPr>
        <w:t xml:space="preserve">. </w:t>
      </w:r>
      <w:r w:rsidR="007352F1" w:rsidRPr="00BE574A">
        <w:rPr>
          <w:rFonts w:ascii="Arial" w:hAnsi="Arial" w:cs="Arial"/>
          <w:sz w:val="20"/>
          <w:szCs w:val="20"/>
        </w:rPr>
        <w:t xml:space="preserve"> </w:t>
      </w:r>
    </w:p>
    <w:p w14:paraId="52C558E5" w14:textId="77F01FA8" w:rsidR="00E77D02" w:rsidRPr="00BE574A" w:rsidRDefault="00E77D02" w:rsidP="00F8059E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</w:p>
    <w:p w14:paraId="51FB6166" w14:textId="33E7F5AC" w:rsidR="00E77D02" w:rsidRPr="00BE574A" w:rsidRDefault="00796128" w:rsidP="00F8059E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BE574A">
        <w:rPr>
          <w:rFonts w:ascii="Arial" w:hAnsi="Arial" w:cs="Arial"/>
          <w:sz w:val="20"/>
          <w:szCs w:val="20"/>
        </w:rPr>
        <w:t xml:space="preserve">A tendência atual </w:t>
      </w:r>
      <w:r w:rsidR="00234097" w:rsidRPr="00BE574A">
        <w:rPr>
          <w:rFonts w:ascii="Arial" w:hAnsi="Arial" w:cs="Arial"/>
          <w:sz w:val="20"/>
          <w:szCs w:val="20"/>
        </w:rPr>
        <w:t xml:space="preserve">das empresas </w:t>
      </w:r>
      <w:r w:rsidR="00B00D5C" w:rsidRPr="00BE574A">
        <w:rPr>
          <w:rFonts w:ascii="Arial" w:hAnsi="Arial" w:cs="Arial"/>
          <w:sz w:val="20"/>
          <w:szCs w:val="20"/>
        </w:rPr>
        <w:t xml:space="preserve">é de não desperdiçar energia e </w:t>
      </w:r>
      <w:r w:rsidR="00CF74AD" w:rsidRPr="00BE574A">
        <w:rPr>
          <w:rFonts w:ascii="Arial" w:hAnsi="Arial" w:cs="Arial"/>
          <w:sz w:val="20"/>
          <w:szCs w:val="20"/>
        </w:rPr>
        <w:t xml:space="preserve">materiais. A regra agora é a </w:t>
      </w:r>
      <w:r w:rsidR="006D4A67" w:rsidRPr="00BE574A">
        <w:rPr>
          <w:rFonts w:ascii="Arial" w:hAnsi="Arial" w:cs="Arial"/>
          <w:sz w:val="20"/>
          <w:szCs w:val="20"/>
        </w:rPr>
        <w:t>VALORAÇÃO DE RESÍDUOS</w:t>
      </w:r>
      <w:r w:rsidR="00CF74AD" w:rsidRPr="00BE574A">
        <w:rPr>
          <w:rFonts w:ascii="Arial" w:hAnsi="Arial" w:cs="Arial"/>
          <w:sz w:val="20"/>
          <w:szCs w:val="20"/>
        </w:rPr>
        <w:t xml:space="preserve">, apoiado nas </w:t>
      </w:r>
      <w:r w:rsidR="00185E7B" w:rsidRPr="00BE574A">
        <w:rPr>
          <w:rFonts w:ascii="Arial" w:hAnsi="Arial" w:cs="Arial"/>
          <w:sz w:val="20"/>
          <w:szCs w:val="20"/>
        </w:rPr>
        <w:t>alternativas crescentes</w:t>
      </w:r>
      <w:r w:rsidR="00CF74AD" w:rsidRPr="00BE574A">
        <w:rPr>
          <w:rFonts w:ascii="Arial" w:hAnsi="Arial" w:cs="Arial"/>
          <w:sz w:val="20"/>
          <w:szCs w:val="20"/>
        </w:rPr>
        <w:t xml:space="preserve"> de RECICLAGEM e REUSO. </w:t>
      </w:r>
      <w:r w:rsidR="00A674ED" w:rsidRPr="00BE574A">
        <w:rPr>
          <w:rFonts w:ascii="Arial" w:hAnsi="Arial" w:cs="Arial"/>
          <w:sz w:val="20"/>
          <w:szCs w:val="20"/>
        </w:rPr>
        <w:t>Devido a vasta gama de opções quanto à aplicabilidade, a reutilização inteligente pode garantir ganhos significativos no orçamento da empresa, por meio da economia em materiais.</w:t>
      </w:r>
    </w:p>
    <w:p w14:paraId="1E4012E6" w14:textId="185B596E" w:rsidR="00DC54C2" w:rsidRPr="00BE574A" w:rsidRDefault="0083102A" w:rsidP="0083102A">
      <w:pPr>
        <w:spacing w:after="0" w:line="276" w:lineRule="auto"/>
        <w:ind w:left="709"/>
        <w:rPr>
          <w:rFonts w:ascii="Arial" w:hAnsi="Arial" w:cs="Arial"/>
          <w:sz w:val="20"/>
          <w:szCs w:val="20"/>
        </w:rPr>
      </w:pPr>
      <w:r w:rsidRPr="00BE574A">
        <w:rPr>
          <w:rFonts w:ascii="Arial" w:hAnsi="Arial" w:cs="Arial"/>
          <w:sz w:val="20"/>
          <w:szCs w:val="20"/>
        </w:rPr>
        <w:t xml:space="preserve"> </w:t>
      </w:r>
    </w:p>
    <w:p w14:paraId="4B37380C" w14:textId="2DBEBB0F" w:rsidR="00823265" w:rsidRPr="00BE574A" w:rsidRDefault="00166BCD" w:rsidP="00064307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BE574A">
        <w:rPr>
          <w:rFonts w:ascii="Arial" w:hAnsi="Arial" w:cs="Arial"/>
          <w:sz w:val="20"/>
          <w:szCs w:val="20"/>
        </w:rPr>
        <w:t xml:space="preserve">A RTA desenvolveu alternativas para diversos tipos de </w:t>
      </w:r>
      <w:r w:rsidR="003A0DDD" w:rsidRPr="00BE574A">
        <w:rPr>
          <w:rFonts w:ascii="Arial" w:hAnsi="Arial" w:cs="Arial"/>
          <w:sz w:val="20"/>
          <w:szCs w:val="20"/>
        </w:rPr>
        <w:t xml:space="preserve">empresas e </w:t>
      </w:r>
      <w:r w:rsidRPr="00BE574A">
        <w:rPr>
          <w:rFonts w:ascii="Arial" w:hAnsi="Arial" w:cs="Arial"/>
          <w:sz w:val="20"/>
          <w:szCs w:val="20"/>
        </w:rPr>
        <w:t>materiais</w:t>
      </w:r>
      <w:r w:rsidR="0087713B" w:rsidRPr="00BE574A">
        <w:rPr>
          <w:rFonts w:ascii="Arial" w:hAnsi="Arial" w:cs="Arial"/>
          <w:sz w:val="20"/>
          <w:szCs w:val="20"/>
        </w:rPr>
        <w:t xml:space="preserve">, especialmente </w:t>
      </w:r>
      <w:r w:rsidR="00835FF1" w:rsidRPr="00BE574A">
        <w:rPr>
          <w:rFonts w:ascii="Arial" w:hAnsi="Arial" w:cs="Arial"/>
          <w:sz w:val="20"/>
          <w:szCs w:val="20"/>
        </w:rPr>
        <w:t>AGREGADOS, CIMENTÍCIOS E CALCÍTICOS</w:t>
      </w:r>
      <w:r w:rsidR="00DD1B64" w:rsidRPr="00BE574A">
        <w:rPr>
          <w:rFonts w:ascii="Arial" w:hAnsi="Arial" w:cs="Arial"/>
          <w:sz w:val="20"/>
          <w:szCs w:val="20"/>
        </w:rPr>
        <w:t>, utilizando a experiência da sua equipe técnica especializada em minera</w:t>
      </w:r>
      <w:r w:rsidR="00120466" w:rsidRPr="00BE574A">
        <w:rPr>
          <w:rFonts w:ascii="Arial" w:hAnsi="Arial" w:cs="Arial"/>
          <w:sz w:val="20"/>
          <w:szCs w:val="20"/>
        </w:rPr>
        <w:t>ções</w:t>
      </w:r>
      <w:r w:rsidR="00DD1B64" w:rsidRPr="00BE574A">
        <w:rPr>
          <w:rFonts w:ascii="Arial" w:hAnsi="Arial" w:cs="Arial"/>
          <w:sz w:val="20"/>
          <w:szCs w:val="20"/>
        </w:rPr>
        <w:t>, sider</w:t>
      </w:r>
      <w:r w:rsidR="00120466" w:rsidRPr="00BE574A">
        <w:rPr>
          <w:rFonts w:ascii="Arial" w:hAnsi="Arial" w:cs="Arial"/>
          <w:sz w:val="20"/>
          <w:szCs w:val="20"/>
        </w:rPr>
        <w:t>ú</w:t>
      </w:r>
      <w:r w:rsidR="00DD1B64" w:rsidRPr="00BE574A">
        <w:rPr>
          <w:rFonts w:ascii="Arial" w:hAnsi="Arial" w:cs="Arial"/>
          <w:sz w:val="20"/>
          <w:szCs w:val="20"/>
        </w:rPr>
        <w:t>rgi</w:t>
      </w:r>
      <w:r w:rsidR="00120466" w:rsidRPr="00BE574A">
        <w:rPr>
          <w:rFonts w:ascii="Arial" w:hAnsi="Arial" w:cs="Arial"/>
          <w:sz w:val="20"/>
          <w:szCs w:val="20"/>
        </w:rPr>
        <w:t>c</w:t>
      </w:r>
      <w:r w:rsidR="00DD1B64" w:rsidRPr="00BE574A">
        <w:rPr>
          <w:rFonts w:ascii="Arial" w:hAnsi="Arial" w:cs="Arial"/>
          <w:sz w:val="20"/>
          <w:szCs w:val="20"/>
        </w:rPr>
        <w:t>a</w:t>
      </w:r>
      <w:r w:rsidR="00120466" w:rsidRPr="00BE574A">
        <w:rPr>
          <w:rFonts w:ascii="Arial" w:hAnsi="Arial" w:cs="Arial"/>
          <w:sz w:val="20"/>
          <w:szCs w:val="20"/>
        </w:rPr>
        <w:t>s</w:t>
      </w:r>
      <w:r w:rsidR="00DD1B64" w:rsidRPr="00BE574A">
        <w:rPr>
          <w:rFonts w:ascii="Arial" w:hAnsi="Arial" w:cs="Arial"/>
          <w:sz w:val="20"/>
          <w:szCs w:val="20"/>
        </w:rPr>
        <w:t xml:space="preserve"> e cimenteiras.</w:t>
      </w:r>
      <w:r w:rsidR="003F4B53" w:rsidRPr="00BE574A">
        <w:rPr>
          <w:rFonts w:ascii="Arial" w:hAnsi="Arial" w:cs="Arial"/>
          <w:sz w:val="20"/>
          <w:szCs w:val="20"/>
        </w:rPr>
        <w:t xml:space="preserve"> Reciclou mais de 2,5 milhões de toneladas em</w:t>
      </w:r>
      <w:r w:rsidR="00964E21" w:rsidRPr="00BE574A">
        <w:rPr>
          <w:rFonts w:ascii="Arial" w:hAnsi="Arial" w:cs="Arial"/>
          <w:sz w:val="20"/>
          <w:szCs w:val="20"/>
        </w:rPr>
        <w:t xml:space="preserve"> 20</w:t>
      </w:r>
      <w:r w:rsidR="00625925" w:rsidRPr="00BE574A">
        <w:rPr>
          <w:rFonts w:ascii="Arial" w:hAnsi="Arial" w:cs="Arial"/>
          <w:sz w:val="20"/>
          <w:szCs w:val="20"/>
        </w:rPr>
        <w:t xml:space="preserve"> anos de trabalho com o </w:t>
      </w:r>
      <w:r w:rsidR="0087718A" w:rsidRPr="00BE574A">
        <w:rPr>
          <w:rFonts w:ascii="Arial" w:hAnsi="Arial" w:cs="Arial"/>
          <w:sz w:val="20"/>
          <w:szCs w:val="20"/>
        </w:rPr>
        <w:t>DESENVOLVIMENTO DE PATENTES</w:t>
      </w:r>
      <w:r w:rsidR="00064307" w:rsidRPr="00BE574A">
        <w:rPr>
          <w:rFonts w:ascii="Arial" w:hAnsi="Arial" w:cs="Arial"/>
          <w:sz w:val="20"/>
          <w:szCs w:val="20"/>
        </w:rPr>
        <w:t>, seja na tecnologia industrial ou nas aplicações agrícolas</w:t>
      </w:r>
      <w:r w:rsidR="00964E21" w:rsidRPr="00BE574A">
        <w:rPr>
          <w:rFonts w:ascii="Arial" w:hAnsi="Arial" w:cs="Arial"/>
          <w:sz w:val="20"/>
          <w:szCs w:val="20"/>
        </w:rPr>
        <w:t xml:space="preserve">, ou com a </w:t>
      </w:r>
      <w:r w:rsidR="00835FF1" w:rsidRPr="00BE574A">
        <w:rPr>
          <w:rFonts w:ascii="Arial" w:hAnsi="Arial" w:cs="Arial"/>
          <w:sz w:val="20"/>
          <w:szCs w:val="20"/>
        </w:rPr>
        <w:t xml:space="preserve">MONTAGEM DE UNIDADES DE </w:t>
      </w:r>
      <w:r w:rsidR="0037581A" w:rsidRPr="00BE574A">
        <w:rPr>
          <w:rFonts w:ascii="Arial" w:hAnsi="Arial" w:cs="Arial"/>
          <w:sz w:val="20"/>
          <w:szCs w:val="20"/>
        </w:rPr>
        <w:t>RECICLAGEM</w:t>
      </w:r>
      <w:r w:rsidR="00A56DF7" w:rsidRPr="00BE574A">
        <w:rPr>
          <w:rFonts w:ascii="Arial" w:hAnsi="Arial" w:cs="Arial"/>
          <w:sz w:val="20"/>
          <w:szCs w:val="20"/>
        </w:rPr>
        <w:t>.</w:t>
      </w:r>
      <w:r w:rsidR="00064307" w:rsidRPr="00BE574A">
        <w:rPr>
          <w:rFonts w:ascii="Arial" w:hAnsi="Arial" w:cs="Arial"/>
          <w:sz w:val="20"/>
          <w:szCs w:val="20"/>
        </w:rPr>
        <w:t xml:space="preserve"> </w:t>
      </w:r>
    </w:p>
    <w:p w14:paraId="41835F5E" w14:textId="67EE5F0E" w:rsidR="00064307" w:rsidRPr="00BE574A" w:rsidRDefault="00064307" w:rsidP="00064307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</w:p>
    <w:p w14:paraId="3EC187FC" w14:textId="5D882208" w:rsidR="00064307" w:rsidRPr="00BE574A" w:rsidRDefault="00064307" w:rsidP="00064307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BE574A">
        <w:rPr>
          <w:rFonts w:ascii="Arial" w:hAnsi="Arial" w:cs="Arial"/>
          <w:sz w:val="20"/>
          <w:szCs w:val="20"/>
        </w:rPr>
        <w:t xml:space="preserve">A valoração é o carro chefe da RTA. </w:t>
      </w:r>
      <w:r w:rsidR="00321E45" w:rsidRPr="00BE574A">
        <w:rPr>
          <w:rFonts w:ascii="Arial" w:hAnsi="Arial" w:cs="Arial"/>
          <w:sz w:val="20"/>
          <w:szCs w:val="20"/>
        </w:rPr>
        <w:t>Se você tem um resíduo e deseja uma solução economicamente atrativa</w:t>
      </w:r>
      <w:r w:rsidR="00A56DF7" w:rsidRPr="00BE574A">
        <w:rPr>
          <w:rFonts w:ascii="Arial" w:hAnsi="Arial" w:cs="Arial"/>
          <w:sz w:val="20"/>
          <w:szCs w:val="20"/>
        </w:rPr>
        <w:t>, entre em cont</w:t>
      </w:r>
      <w:r w:rsidR="00BE574A">
        <w:rPr>
          <w:rFonts w:ascii="Arial" w:hAnsi="Arial" w:cs="Arial"/>
          <w:sz w:val="20"/>
          <w:szCs w:val="20"/>
        </w:rPr>
        <w:t>ato!</w:t>
      </w:r>
    </w:p>
    <w:p w14:paraId="727434AA" w14:textId="6F15592A" w:rsidR="00557DA7" w:rsidRPr="00EF78CD" w:rsidRDefault="00557DA7" w:rsidP="00064307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20"/>
          <w:szCs w:val="20"/>
        </w:rPr>
      </w:pPr>
    </w:p>
    <w:p w14:paraId="210A8065" w14:textId="0E45365E" w:rsidR="00557DA7" w:rsidRPr="00EF78CD" w:rsidRDefault="00557DA7" w:rsidP="00064307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 xml:space="preserve">Incluir o link para faça o seu orçamento, direcionando para </w:t>
      </w:r>
      <w:r w:rsidR="0039391C" w:rsidRPr="00EF78CD">
        <w:rPr>
          <w:rFonts w:ascii="Arial" w:hAnsi="Arial" w:cs="Arial"/>
          <w:b/>
          <w:bCs/>
          <w:color w:val="FF0000"/>
          <w:sz w:val="20"/>
          <w:szCs w:val="20"/>
        </w:rPr>
        <w:t>a mensagem de CONTATO.</w:t>
      </w:r>
    </w:p>
    <w:p w14:paraId="206DF882" w14:textId="77777777" w:rsidR="00823265" w:rsidRPr="00EF78CD" w:rsidRDefault="00823265" w:rsidP="0083102A">
      <w:pPr>
        <w:spacing w:after="0" w:line="276" w:lineRule="auto"/>
        <w:ind w:left="709"/>
        <w:rPr>
          <w:rFonts w:ascii="Arial" w:hAnsi="Arial" w:cs="Arial"/>
          <w:b/>
          <w:bCs/>
          <w:sz w:val="20"/>
          <w:szCs w:val="20"/>
        </w:rPr>
      </w:pPr>
    </w:p>
    <w:p w14:paraId="6D1CD46B" w14:textId="36B2266C" w:rsidR="00EB7FD8" w:rsidRPr="00EF78CD" w:rsidRDefault="00EB7FD8" w:rsidP="002259A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VALORAÇÃO DE RESÍDUOS</w:t>
      </w:r>
    </w:p>
    <w:p w14:paraId="1663FFA1" w14:textId="77777777" w:rsidR="00AC10A8" w:rsidRPr="00EF78CD" w:rsidRDefault="00AC10A8" w:rsidP="00AC10A8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6B78DA85" w14:textId="2654F3F7" w:rsidR="00AC10A8" w:rsidRPr="00EF78CD" w:rsidRDefault="00085D72" w:rsidP="00AC10A8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4201908" wp14:editId="38F9A735">
            <wp:extent cx="4981575" cy="3720712"/>
            <wp:effectExtent l="0" t="0" r="0" b="0"/>
            <wp:docPr id="15" name="Imagem 15" descr="Uma ponte de madei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_159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407" cy="372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FDA4" w14:textId="0A615158" w:rsidR="005707E1" w:rsidRPr="00EF78CD" w:rsidRDefault="005707E1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27A46C7" w14:textId="77777777" w:rsidR="001F1D92" w:rsidRPr="00EF78CD" w:rsidRDefault="001F1D92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1C83E4A" w14:textId="77777777" w:rsidR="00EB7FD8" w:rsidRPr="00EF78CD" w:rsidRDefault="00EB7FD8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DESTINAÇÃO DE RESÍDUOS</w:t>
      </w:r>
      <w:r w:rsidR="00A71995" w:rsidRPr="00EF78CD">
        <w:rPr>
          <w:rFonts w:ascii="Arial" w:hAnsi="Arial" w:cs="Arial"/>
          <w:b/>
          <w:bCs/>
          <w:sz w:val="20"/>
          <w:szCs w:val="20"/>
        </w:rPr>
        <w:t xml:space="preserve"> E REJEITOS</w:t>
      </w:r>
    </w:p>
    <w:p w14:paraId="5A0A822F" w14:textId="0226DB3B" w:rsidR="00EB7FD8" w:rsidRPr="00EF78CD" w:rsidRDefault="00EB7FD8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7B521EE" w14:textId="46139B32" w:rsidR="00835FF1" w:rsidRPr="00CB1404" w:rsidRDefault="00A6122D" w:rsidP="001F1D92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t xml:space="preserve">Quando um resíduo não pode ser </w:t>
      </w:r>
      <w:r w:rsidR="00442E22">
        <w:rPr>
          <w:rFonts w:ascii="Arial" w:hAnsi="Arial" w:cs="Arial"/>
          <w:sz w:val="20"/>
          <w:szCs w:val="20"/>
        </w:rPr>
        <w:t>reusado</w:t>
      </w:r>
      <w:r w:rsidRPr="00CB1404">
        <w:rPr>
          <w:rFonts w:ascii="Arial" w:hAnsi="Arial" w:cs="Arial"/>
          <w:sz w:val="20"/>
          <w:szCs w:val="20"/>
        </w:rPr>
        <w:t xml:space="preserve">, reciclado ou reduzido, é necessário efetuar o tratamento ou a destinação do mesmo </w:t>
      </w:r>
      <w:r w:rsidR="006A1B0D" w:rsidRPr="00CB1404">
        <w:rPr>
          <w:rFonts w:ascii="Arial" w:hAnsi="Arial" w:cs="Arial"/>
          <w:sz w:val="20"/>
          <w:szCs w:val="20"/>
        </w:rPr>
        <w:t>para que o material seja ambientalmente destinado</w:t>
      </w:r>
      <w:r w:rsidR="00F408A6" w:rsidRPr="00CB1404">
        <w:rPr>
          <w:rFonts w:ascii="Arial" w:hAnsi="Arial" w:cs="Arial"/>
          <w:sz w:val="20"/>
          <w:szCs w:val="20"/>
        </w:rPr>
        <w:t>, seja líquido, sólido ou semissólido</w:t>
      </w:r>
      <w:r w:rsidR="006A1B0D" w:rsidRPr="00CB1404">
        <w:rPr>
          <w:rFonts w:ascii="Arial" w:hAnsi="Arial" w:cs="Arial"/>
          <w:sz w:val="20"/>
          <w:szCs w:val="20"/>
        </w:rPr>
        <w:t>. Inicialmente, é necessário classificar o resíduo entre as três classes possíveis</w:t>
      </w:r>
      <w:r w:rsidR="00707D43" w:rsidRPr="00CB1404">
        <w:rPr>
          <w:rFonts w:ascii="Arial" w:hAnsi="Arial" w:cs="Arial"/>
          <w:sz w:val="20"/>
          <w:szCs w:val="20"/>
        </w:rPr>
        <w:t>, através da aplicação da norma ABNT NBR 10.004 (2004)</w:t>
      </w:r>
      <w:r w:rsidR="006A1B0D" w:rsidRPr="00CB1404">
        <w:rPr>
          <w:rFonts w:ascii="Arial" w:hAnsi="Arial" w:cs="Arial"/>
          <w:sz w:val="20"/>
          <w:szCs w:val="20"/>
        </w:rPr>
        <w:t>: PERIGOSO (</w:t>
      </w:r>
      <w:r w:rsidR="00BD033D" w:rsidRPr="00CB1404">
        <w:rPr>
          <w:rFonts w:ascii="Arial" w:hAnsi="Arial" w:cs="Arial"/>
          <w:sz w:val="20"/>
          <w:szCs w:val="20"/>
        </w:rPr>
        <w:t>Classe I), NÃO INERTE (Classe II-A) e INERTE (Classe II-B)</w:t>
      </w:r>
      <w:r w:rsidR="00707D43" w:rsidRPr="00CB1404">
        <w:rPr>
          <w:rFonts w:ascii="Arial" w:hAnsi="Arial" w:cs="Arial"/>
          <w:sz w:val="20"/>
          <w:szCs w:val="20"/>
        </w:rPr>
        <w:t xml:space="preserve">. </w:t>
      </w:r>
    </w:p>
    <w:p w14:paraId="507E5FA6" w14:textId="77777777" w:rsidR="00707D43" w:rsidRPr="00CB1404" w:rsidRDefault="00707D43" w:rsidP="001F1D92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</w:p>
    <w:p w14:paraId="4BFB8D44" w14:textId="795FFEC2" w:rsidR="00707D43" w:rsidRPr="00CB1404" w:rsidRDefault="00707D43" w:rsidP="001F1D92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t>Com esta classificação, direciona-se para as diversas tecnologias disponíveis</w:t>
      </w:r>
      <w:r w:rsidR="00BB4B34" w:rsidRPr="00CB1404">
        <w:rPr>
          <w:rFonts w:ascii="Arial" w:hAnsi="Arial" w:cs="Arial"/>
          <w:sz w:val="20"/>
          <w:szCs w:val="20"/>
        </w:rPr>
        <w:t>, destacando-se as principais</w:t>
      </w:r>
      <w:r w:rsidRPr="00CB1404">
        <w:rPr>
          <w:rFonts w:ascii="Arial" w:hAnsi="Arial" w:cs="Arial"/>
          <w:sz w:val="20"/>
          <w:szCs w:val="20"/>
        </w:rPr>
        <w:t>:</w:t>
      </w:r>
    </w:p>
    <w:p w14:paraId="772B9280" w14:textId="5DA032A2" w:rsidR="00707D43" w:rsidRPr="00CB1404" w:rsidRDefault="00707D43" w:rsidP="001F1D92">
      <w:pPr>
        <w:spacing w:after="0" w:line="276" w:lineRule="auto"/>
        <w:ind w:left="709"/>
        <w:jc w:val="both"/>
        <w:rPr>
          <w:rFonts w:ascii="Arial" w:hAnsi="Arial" w:cs="Arial"/>
          <w:sz w:val="20"/>
          <w:szCs w:val="20"/>
        </w:rPr>
      </w:pPr>
    </w:p>
    <w:p w14:paraId="7F5DD11A" w14:textId="533B239C" w:rsidR="00BA21FE" w:rsidRPr="00CB1404" w:rsidRDefault="00F41060" w:rsidP="0077520D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lastRenderedPageBreak/>
        <w:t xml:space="preserve">ATERRO SANITÁRIO: </w:t>
      </w:r>
      <w:r w:rsidR="00914385" w:rsidRPr="00CB1404">
        <w:rPr>
          <w:rFonts w:ascii="Arial" w:hAnsi="Arial" w:cs="Arial"/>
          <w:sz w:val="20"/>
          <w:szCs w:val="20"/>
        </w:rPr>
        <w:t xml:space="preserve">disposição </w:t>
      </w:r>
      <w:r w:rsidR="00DA70A0" w:rsidRPr="00CB1404">
        <w:rPr>
          <w:rFonts w:ascii="Arial" w:hAnsi="Arial" w:cs="Arial"/>
          <w:sz w:val="20"/>
          <w:szCs w:val="20"/>
        </w:rPr>
        <w:t xml:space="preserve">econômica de resíduos, direcionado especialmente para os resíduos classe II. </w:t>
      </w:r>
      <w:r w:rsidR="00BC39B7" w:rsidRPr="00CB1404">
        <w:rPr>
          <w:rFonts w:ascii="Arial" w:hAnsi="Arial" w:cs="Arial"/>
          <w:sz w:val="20"/>
          <w:szCs w:val="20"/>
        </w:rPr>
        <w:t>As células de colocação do material disp</w:t>
      </w:r>
      <w:r w:rsidR="0040505A" w:rsidRPr="00CB1404">
        <w:rPr>
          <w:rFonts w:ascii="Arial" w:hAnsi="Arial" w:cs="Arial"/>
          <w:sz w:val="20"/>
          <w:szCs w:val="20"/>
        </w:rPr>
        <w:t>õem</w:t>
      </w:r>
      <w:r w:rsidR="00BC39B7" w:rsidRPr="00CB1404">
        <w:rPr>
          <w:rFonts w:ascii="Arial" w:hAnsi="Arial" w:cs="Arial"/>
          <w:sz w:val="20"/>
          <w:szCs w:val="20"/>
        </w:rPr>
        <w:t xml:space="preserve"> de impermeabilização, drenagem de </w:t>
      </w:r>
      <w:r w:rsidR="005D7C61" w:rsidRPr="00CB1404">
        <w:rPr>
          <w:rFonts w:ascii="Arial" w:hAnsi="Arial" w:cs="Arial"/>
          <w:sz w:val="20"/>
          <w:szCs w:val="20"/>
        </w:rPr>
        <w:t xml:space="preserve">chorume e captação de gases da </w:t>
      </w:r>
      <w:proofErr w:type="spellStart"/>
      <w:r w:rsidR="005D7C61" w:rsidRPr="00CB1404">
        <w:rPr>
          <w:rFonts w:ascii="Arial" w:hAnsi="Arial" w:cs="Arial"/>
          <w:sz w:val="20"/>
          <w:szCs w:val="20"/>
        </w:rPr>
        <w:t>biodigestão</w:t>
      </w:r>
      <w:proofErr w:type="spellEnd"/>
      <w:r w:rsidR="005E30CF" w:rsidRPr="00CB1404">
        <w:rPr>
          <w:rFonts w:ascii="Arial" w:hAnsi="Arial" w:cs="Arial"/>
          <w:sz w:val="20"/>
          <w:szCs w:val="20"/>
        </w:rPr>
        <w:t>, onde é m</w:t>
      </w:r>
      <w:r w:rsidR="000F7484" w:rsidRPr="00CB1404">
        <w:rPr>
          <w:rFonts w:ascii="Arial" w:hAnsi="Arial" w:cs="Arial"/>
          <w:sz w:val="20"/>
          <w:szCs w:val="20"/>
        </w:rPr>
        <w:t>antido monitoramento para verificar contaminação do solo e da água subterrânea.</w:t>
      </w:r>
      <w:r w:rsidR="004B3AAA" w:rsidRPr="00CB1404">
        <w:rPr>
          <w:rFonts w:ascii="Arial" w:hAnsi="Arial" w:cs="Arial"/>
          <w:sz w:val="20"/>
          <w:szCs w:val="20"/>
        </w:rPr>
        <w:t xml:space="preserve"> </w:t>
      </w:r>
      <w:r w:rsidR="002738AF" w:rsidRPr="00CB1404">
        <w:rPr>
          <w:rFonts w:ascii="Arial" w:hAnsi="Arial" w:cs="Arial"/>
          <w:sz w:val="20"/>
          <w:szCs w:val="20"/>
        </w:rPr>
        <w:t xml:space="preserve">A partir do marco da Política Nacional de Resíduos Sólidos (PNRS) </w:t>
      </w:r>
      <w:r w:rsidR="00B22316" w:rsidRPr="00CB1404">
        <w:rPr>
          <w:rFonts w:ascii="Arial" w:hAnsi="Arial" w:cs="Arial"/>
          <w:sz w:val="20"/>
          <w:szCs w:val="20"/>
        </w:rPr>
        <w:t xml:space="preserve">apenas poderá ser disposto em aterro os aqueles materiais classificados como rejeito, ou seja, que não podem ser </w:t>
      </w:r>
      <w:r w:rsidR="004A0256" w:rsidRPr="00CB1404">
        <w:rPr>
          <w:rFonts w:ascii="Arial" w:hAnsi="Arial" w:cs="Arial"/>
          <w:sz w:val="20"/>
          <w:szCs w:val="20"/>
        </w:rPr>
        <w:t xml:space="preserve">reusados, reciclados ou tratados. </w:t>
      </w:r>
    </w:p>
    <w:p w14:paraId="3A2CA459" w14:textId="77777777" w:rsidR="002738AF" w:rsidRPr="00CB1404" w:rsidRDefault="002738AF" w:rsidP="002738AF">
      <w:pPr>
        <w:pStyle w:val="PargrafodaLista"/>
        <w:spacing w:after="0" w:line="276" w:lineRule="auto"/>
        <w:ind w:left="1429"/>
        <w:jc w:val="both"/>
        <w:rPr>
          <w:rFonts w:ascii="Arial" w:hAnsi="Arial" w:cs="Arial"/>
          <w:sz w:val="20"/>
          <w:szCs w:val="20"/>
        </w:rPr>
      </w:pPr>
    </w:p>
    <w:p w14:paraId="65C34DB0" w14:textId="0C706068" w:rsidR="00707D43" w:rsidRPr="00CB1404" w:rsidRDefault="00261792" w:rsidP="001F1D92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t xml:space="preserve">COPROCESSAMENTO: destruição térmica dos compostos orgânicos e </w:t>
      </w:r>
      <w:r w:rsidR="003336C0" w:rsidRPr="00CB1404">
        <w:rPr>
          <w:rFonts w:ascii="Arial" w:hAnsi="Arial" w:cs="Arial"/>
          <w:sz w:val="20"/>
          <w:szCs w:val="20"/>
        </w:rPr>
        <w:t xml:space="preserve">incorporação de compostos inorgânicos ao cimento através do processamento em fornos de clínquer. </w:t>
      </w:r>
      <w:r w:rsidR="00E51894" w:rsidRPr="00CB1404">
        <w:rPr>
          <w:rFonts w:ascii="Arial" w:hAnsi="Arial" w:cs="Arial"/>
          <w:sz w:val="20"/>
          <w:szCs w:val="20"/>
        </w:rPr>
        <w:t>O processo é realizado à temperatura de aproximadamente 1.</w:t>
      </w:r>
      <w:r w:rsidR="008A2CFA" w:rsidRPr="00CB1404">
        <w:rPr>
          <w:rFonts w:ascii="Arial" w:hAnsi="Arial" w:cs="Arial"/>
          <w:sz w:val="20"/>
          <w:szCs w:val="20"/>
        </w:rPr>
        <w:t>250°C, sendo totalmente controlado, através de controle analítico e controle de emissões atmosféricas.</w:t>
      </w:r>
    </w:p>
    <w:p w14:paraId="015A45A5" w14:textId="77777777" w:rsidR="000F7484" w:rsidRPr="00CB1404" w:rsidRDefault="000F7484" w:rsidP="001F1D92">
      <w:pPr>
        <w:pStyle w:val="PargrafodaLista"/>
        <w:jc w:val="both"/>
        <w:rPr>
          <w:rFonts w:ascii="Arial" w:hAnsi="Arial" w:cs="Arial"/>
          <w:sz w:val="20"/>
          <w:szCs w:val="20"/>
        </w:rPr>
      </w:pPr>
    </w:p>
    <w:p w14:paraId="4E2F22E3" w14:textId="2245C392" w:rsidR="000F7484" w:rsidRPr="00CB1404" w:rsidRDefault="003771F9" w:rsidP="001F1D92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t xml:space="preserve">COMPOSTAGEM: </w:t>
      </w:r>
      <w:r w:rsidR="00A00248">
        <w:rPr>
          <w:rFonts w:ascii="Arial" w:hAnsi="Arial" w:cs="Arial"/>
          <w:sz w:val="20"/>
          <w:szCs w:val="20"/>
        </w:rPr>
        <w:t>é a</w:t>
      </w:r>
      <w:r w:rsidR="00573670">
        <w:rPr>
          <w:rFonts w:ascii="Arial" w:hAnsi="Arial" w:cs="Arial"/>
          <w:sz w:val="20"/>
          <w:szCs w:val="20"/>
        </w:rPr>
        <w:t xml:space="preserve"> </w:t>
      </w:r>
      <w:r w:rsidR="001E0C5C">
        <w:rPr>
          <w:rFonts w:ascii="Arial" w:hAnsi="Arial" w:cs="Arial"/>
          <w:sz w:val="20"/>
          <w:szCs w:val="20"/>
        </w:rPr>
        <w:t>reciclagem</w:t>
      </w:r>
      <w:r w:rsidRPr="00CB1404">
        <w:rPr>
          <w:rFonts w:ascii="Arial" w:hAnsi="Arial" w:cs="Arial"/>
          <w:sz w:val="20"/>
          <w:szCs w:val="20"/>
        </w:rPr>
        <w:t xml:space="preserve"> de </w:t>
      </w:r>
      <w:r w:rsidR="00573670">
        <w:rPr>
          <w:rFonts w:ascii="Arial" w:hAnsi="Arial" w:cs="Arial"/>
          <w:sz w:val="20"/>
          <w:szCs w:val="20"/>
        </w:rPr>
        <w:t xml:space="preserve">resíduos </w:t>
      </w:r>
      <w:r w:rsidR="0050302E" w:rsidRPr="00CB1404">
        <w:rPr>
          <w:rFonts w:ascii="Arial" w:hAnsi="Arial" w:cs="Arial"/>
          <w:sz w:val="20"/>
          <w:szCs w:val="20"/>
        </w:rPr>
        <w:t>orgânicos</w:t>
      </w:r>
      <w:r w:rsidR="00B627C6" w:rsidRPr="00CB1404">
        <w:rPr>
          <w:rFonts w:ascii="Arial" w:hAnsi="Arial" w:cs="Arial"/>
          <w:sz w:val="20"/>
          <w:szCs w:val="20"/>
        </w:rPr>
        <w:t>,</w:t>
      </w:r>
      <w:r w:rsidR="0050302E" w:rsidRPr="00CB1404">
        <w:rPr>
          <w:rFonts w:ascii="Arial" w:hAnsi="Arial" w:cs="Arial"/>
          <w:sz w:val="20"/>
          <w:szCs w:val="20"/>
        </w:rPr>
        <w:t xml:space="preserve"> através de processo </w:t>
      </w:r>
      <w:r w:rsidR="00F5506B">
        <w:rPr>
          <w:rFonts w:ascii="Arial" w:hAnsi="Arial" w:cs="Arial"/>
          <w:sz w:val="20"/>
          <w:szCs w:val="20"/>
        </w:rPr>
        <w:t xml:space="preserve">biológico </w:t>
      </w:r>
      <w:r w:rsidR="0050302E" w:rsidRPr="00CB1404">
        <w:rPr>
          <w:rFonts w:ascii="Arial" w:hAnsi="Arial" w:cs="Arial"/>
          <w:sz w:val="20"/>
          <w:szCs w:val="20"/>
        </w:rPr>
        <w:t xml:space="preserve">controlado </w:t>
      </w:r>
      <w:r w:rsidR="000D5A67">
        <w:rPr>
          <w:rFonts w:ascii="Arial" w:hAnsi="Arial" w:cs="Arial"/>
          <w:sz w:val="20"/>
          <w:szCs w:val="20"/>
        </w:rPr>
        <w:t xml:space="preserve">que acelera a decomposição do material gerando um composto </w:t>
      </w:r>
      <w:r w:rsidR="00E0363C">
        <w:rPr>
          <w:rFonts w:ascii="Arial" w:hAnsi="Arial" w:cs="Arial"/>
          <w:sz w:val="20"/>
          <w:szCs w:val="20"/>
        </w:rPr>
        <w:t xml:space="preserve">orgânico como produto </w:t>
      </w:r>
      <w:r w:rsidR="0050302E" w:rsidRPr="00CB1404">
        <w:rPr>
          <w:rFonts w:ascii="Arial" w:hAnsi="Arial" w:cs="Arial"/>
          <w:sz w:val="20"/>
          <w:szCs w:val="20"/>
        </w:rPr>
        <w:t>final</w:t>
      </w:r>
      <w:r w:rsidR="00E0363C">
        <w:rPr>
          <w:rFonts w:ascii="Arial" w:hAnsi="Arial" w:cs="Arial"/>
          <w:sz w:val="20"/>
          <w:szCs w:val="20"/>
        </w:rPr>
        <w:t>, que</w:t>
      </w:r>
      <w:r w:rsidR="0050302E" w:rsidRPr="00CB1404">
        <w:rPr>
          <w:rFonts w:ascii="Arial" w:hAnsi="Arial" w:cs="Arial"/>
          <w:sz w:val="20"/>
          <w:szCs w:val="20"/>
        </w:rPr>
        <w:t xml:space="preserve"> é utilizado para fins agrícolas</w:t>
      </w:r>
      <w:r w:rsidR="001E0C5C">
        <w:rPr>
          <w:rFonts w:ascii="Arial" w:hAnsi="Arial" w:cs="Arial"/>
          <w:sz w:val="20"/>
          <w:szCs w:val="20"/>
        </w:rPr>
        <w:t xml:space="preserve"> ou de jardinagem</w:t>
      </w:r>
      <w:r w:rsidR="0050302E" w:rsidRPr="00CB1404">
        <w:rPr>
          <w:rFonts w:ascii="Arial" w:hAnsi="Arial" w:cs="Arial"/>
          <w:sz w:val="20"/>
          <w:szCs w:val="20"/>
        </w:rPr>
        <w:t xml:space="preserve">. </w:t>
      </w:r>
      <w:r w:rsidR="00C9455A">
        <w:rPr>
          <w:rFonts w:ascii="Arial" w:hAnsi="Arial" w:cs="Arial"/>
          <w:sz w:val="20"/>
          <w:szCs w:val="20"/>
        </w:rPr>
        <w:t xml:space="preserve">É a forma de recuperar os nutrientes presentes nos resíduos orgânicos </w:t>
      </w:r>
      <w:r w:rsidR="00044BDA">
        <w:rPr>
          <w:rFonts w:ascii="Arial" w:hAnsi="Arial" w:cs="Arial"/>
          <w:sz w:val="20"/>
          <w:szCs w:val="20"/>
        </w:rPr>
        <w:t xml:space="preserve">colocando-os novamente em seu ciclo natural. </w:t>
      </w:r>
    </w:p>
    <w:p w14:paraId="3676E982" w14:textId="77777777" w:rsidR="00B627C6" w:rsidRPr="00CB1404" w:rsidRDefault="00B627C6" w:rsidP="001F1D92">
      <w:pPr>
        <w:pStyle w:val="PargrafodaLista"/>
        <w:jc w:val="both"/>
        <w:rPr>
          <w:rFonts w:ascii="Arial" w:hAnsi="Arial" w:cs="Arial"/>
          <w:sz w:val="20"/>
          <w:szCs w:val="20"/>
        </w:rPr>
      </w:pPr>
    </w:p>
    <w:p w14:paraId="26B031D8" w14:textId="3DD1FC82" w:rsidR="008A2CFA" w:rsidRPr="00CB1404" w:rsidRDefault="00B627C6" w:rsidP="001F1D92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t>INCINERAÇÃO: destruição térmica do</w:t>
      </w:r>
      <w:r w:rsidR="00B642CF" w:rsidRPr="00CB1404">
        <w:rPr>
          <w:rFonts w:ascii="Arial" w:hAnsi="Arial" w:cs="Arial"/>
          <w:sz w:val="20"/>
          <w:szCs w:val="20"/>
        </w:rPr>
        <w:t xml:space="preserve">s resíduos mais tóxicos sob temperaturas superiores a 1400°C. </w:t>
      </w:r>
    </w:p>
    <w:p w14:paraId="540720FF" w14:textId="30DE00C4" w:rsidR="00B55269" w:rsidRPr="00CB1404" w:rsidRDefault="00B55269" w:rsidP="001F1D92">
      <w:pPr>
        <w:pStyle w:val="PargrafodaLista"/>
        <w:jc w:val="both"/>
        <w:rPr>
          <w:rFonts w:ascii="Arial" w:hAnsi="Arial" w:cs="Arial"/>
          <w:sz w:val="20"/>
          <w:szCs w:val="20"/>
        </w:rPr>
      </w:pPr>
    </w:p>
    <w:p w14:paraId="4FD02509" w14:textId="65D63783" w:rsidR="00B55269" w:rsidRPr="00CB1404" w:rsidRDefault="00B55269" w:rsidP="001F1D92">
      <w:pPr>
        <w:pStyle w:val="PargrafodaLista"/>
        <w:jc w:val="both"/>
        <w:rPr>
          <w:rFonts w:ascii="Arial" w:hAnsi="Arial" w:cs="Arial"/>
          <w:sz w:val="20"/>
          <w:szCs w:val="20"/>
        </w:rPr>
      </w:pPr>
      <w:r w:rsidRPr="00CB1404">
        <w:rPr>
          <w:rFonts w:ascii="Arial" w:hAnsi="Arial" w:cs="Arial"/>
          <w:sz w:val="20"/>
          <w:szCs w:val="20"/>
        </w:rPr>
        <w:t xml:space="preserve">A RTA efetua todo o processo de destinação, </w:t>
      </w:r>
      <w:r w:rsidR="009F28BC" w:rsidRPr="00CB1404">
        <w:rPr>
          <w:rFonts w:ascii="Arial" w:hAnsi="Arial" w:cs="Arial"/>
          <w:sz w:val="20"/>
          <w:szCs w:val="20"/>
        </w:rPr>
        <w:t xml:space="preserve">promovendo a preparação de resíduos para a destinação final, caso necessário. </w:t>
      </w:r>
      <w:r w:rsidR="001F1D92" w:rsidRPr="00CB1404">
        <w:rPr>
          <w:rFonts w:ascii="Arial" w:hAnsi="Arial" w:cs="Arial"/>
          <w:sz w:val="20"/>
          <w:szCs w:val="20"/>
        </w:rPr>
        <w:t xml:space="preserve">Caso precise deste tipo de serviço, entre em contato conosco. </w:t>
      </w:r>
    </w:p>
    <w:p w14:paraId="51A88263" w14:textId="489EE4DC" w:rsidR="001F1D92" w:rsidRPr="00EF78CD" w:rsidRDefault="001F1D92" w:rsidP="001F1D92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3BD0CAF6" w14:textId="492F2652" w:rsidR="00B55269" w:rsidRPr="00EF78CD" w:rsidRDefault="00B55269" w:rsidP="00B55269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0313517" w14:textId="4972F61A" w:rsidR="00EB7FD8" w:rsidRPr="00EF78CD" w:rsidRDefault="00EB7FD8" w:rsidP="002259A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DESTINAÇÃO DE RESÍDUOS</w:t>
      </w:r>
      <w:r w:rsidR="00A71995" w:rsidRPr="00EF78CD">
        <w:rPr>
          <w:rFonts w:ascii="Arial" w:hAnsi="Arial" w:cs="Arial"/>
          <w:b/>
          <w:bCs/>
          <w:sz w:val="20"/>
          <w:szCs w:val="20"/>
        </w:rPr>
        <w:t xml:space="preserve"> E REJEITOS</w:t>
      </w:r>
      <w:r w:rsidR="005316F0"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A068F31" w14:textId="77777777" w:rsidR="005316F0" w:rsidRPr="00EF78CD" w:rsidRDefault="005316F0" w:rsidP="005316F0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42DAE371" w14:textId="6CFD0096" w:rsidR="006278DB" w:rsidRPr="00EF78CD" w:rsidRDefault="004877B7" w:rsidP="006278DB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10C6C02" wp14:editId="6B225DF3">
            <wp:extent cx="4991100" cy="3743563"/>
            <wp:effectExtent l="0" t="0" r="0" b="9525"/>
            <wp:docPr id="5" name="Imagem 5" descr="Uma imagem contendo ao ar livre, estrada, edifício, gran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OLCIM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273" cy="37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266" w14:textId="37FA27C5" w:rsidR="00A71995" w:rsidRPr="00EF78CD" w:rsidRDefault="00A71995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2D4847D" w14:textId="21FAFDD4" w:rsidR="001F1D92" w:rsidRDefault="001F1D92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4E884C9" w14:textId="573AD388" w:rsidR="0068367A" w:rsidRDefault="0068367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6D1F14F" w14:textId="3F232290" w:rsidR="0068367A" w:rsidRDefault="0068367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1F1D75D" w14:textId="75DFD795" w:rsidR="0068367A" w:rsidRDefault="0068367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75E764D" w14:textId="77777777" w:rsidR="0068367A" w:rsidRPr="00EF78CD" w:rsidRDefault="0068367A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439043D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FORNECIMENTO DE PRODUTOS</w:t>
      </w:r>
    </w:p>
    <w:p w14:paraId="5A646230" w14:textId="7DEB73AB" w:rsidR="00EB7FD8" w:rsidRPr="00EF78CD" w:rsidRDefault="00EB7FD8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C6D58BD" w14:textId="77777777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A RTA comercializa produtos ecológicos e ambientalmente responsáveis para aplicação predominantemente industrial. Alguns exemplos de produtos:</w:t>
      </w:r>
    </w:p>
    <w:p w14:paraId="39F22C24" w14:textId="77777777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CALES: materiais utilizados para diversos fins, inclusive para tratamento de água e efluentes. Disponível em diferentes composições, conforme necessidade de aplicação.</w:t>
      </w:r>
    </w:p>
    <w:p w14:paraId="1A94470F" w14:textId="77777777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CIMENTÍCIOS: materiais utilizados na fabricação do cimento em substituição ao clínquer.</w:t>
      </w:r>
    </w:p>
    <w:p w14:paraId="4576C618" w14:textId="2219BD04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c) ECOBRITA: mix de materiais agregados para uso como base e sub-base de solos instáveis </w:t>
      </w:r>
      <w:r w:rsidR="002644B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em pátios de armazenagem de cargas </w:t>
      </w: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 pavimentação rodoviária.</w:t>
      </w:r>
    </w:p>
    <w:p w14:paraId="789A50AB" w14:textId="77777777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d) ECOFINITER: composto de material mineral que tem por finalidade reter óleos, graxas e produtos químicos oriundos de derramamentos e vazamentos no piso das fábricas. As suas propriedades de troca iônica estão comprovadas para retenção, </w:t>
      </w:r>
      <w:proofErr w:type="spellStart"/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inertização</w:t>
      </w:r>
      <w:proofErr w:type="spellEnd"/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retardamento da ação de diversos tipos de compostos químicos no meio ambiente, incluindo ácidos, hidrocarbonetos e metais pesados.</w:t>
      </w:r>
    </w:p>
    <w:p w14:paraId="5315BB0A" w14:textId="77777777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RTA também possui representação para especificação e comercialização de PRODUTOS QUÍMICOS para tratamento de água, efluentes e vapor.</w:t>
      </w:r>
    </w:p>
    <w:p w14:paraId="03B53F7C" w14:textId="77777777" w:rsidR="008D2C88" w:rsidRPr="008D2C88" w:rsidRDefault="008D2C88" w:rsidP="008D2C88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D2C8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Na necessidade de materiais direcionados para as finalidades propostas, temos equipe técnica para especificação das melhores condições de fornecimento dos produtos, bem como assistência técnica aos fornecimentos.</w:t>
      </w:r>
    </w:p>
    <w:p w14:paraId="4CC1532B" w14:textId="2FA06FC4" w:rsidR="001F1D92" w:rsidRPr="00EF78CD" w:rsidRDefault="001F1D92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8EC6F32" w14:textId="6172A575" w:rsidR="001F1D92" w:rsidRPr="00EF78CD" w:rsidRDefault="001F1D92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BDC1CED" w14:textId="77777777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0642609C" w14:textId="3B80F1C0" w:rsidR="001F1D92" w:rsidRPr="00EF78CD" w:rsidRDefault="001F1D92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CC72B9D" w14:textId="5FE11035" w:rsidR="001F1D92" w:rsidRPr="00EF78CD" w:rsidRDefault="001F1D92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837A9DA" w14:textId="77777777" w:rsidR="001F1D92" w:rsidRPr="00EF78CD" w:rsidRDefault="001F1D92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2C8F4C1" w14:textId="77777777" w:rsidR="00E94E86" w:rsidRPr="00EF78CD" w:rsidRDefault="00E94E86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817B6F5" w14:textId="0A44DAB1" w:rsidR="00A71995" w:rsidRPr="00EF78CD" w:rsidRDefault="00A71995" w:rsidP="002259A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FORNECIMENTO DE PRODUTOS</w:t>
      </w:r>
    </w:p>
    <w:p w14:paraId="27BE5C42" w14:textId="77777777" w:rsidR="00EF591A" w:rsidRPr="00EF78CD" w:rsidRDefault="00EF591A" w:rsidP="00EF591A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0E866AF5" w14:textId="6B47F763" w:rsidR="00EF591A" w:rsidRPr="00EF78CD" w:rsidRDefault="00036E0B" w:rsidP="00036E0B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2EA881A" wp14:editId="48AD4537">
            <wp:extent cx="4998428" cy="3571875"/>
            <wp:effectExtent l="0" t="0" r="0" b="0"/>
            <wp:docPr id="17" name="Imagem 17" descr="Uma imagem contendo bolo, foto, mesa, comid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cofiniter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582" cy="35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C7F2" w14:textId="2AF1F927" w:rsidR="00EB7FD8" w:rsidRPr="00EF78CD" w:rsidRDefault="00EB7FD8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14D5AD1" w14:textId="664E6A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ÁGUAS E EFLUENTES INDUSTRIAIS</w:t>
      </w:r>
    </w:p>
    <w:p w14:paraId="6957442D" w14:textId="3D3ADA64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C43F118" w14:textId="77777777" w:rsidR="002A5F86" w:rsidRPr="006E6342" w:rsidRDefault="002A5F86" w:rsidP="002A5F86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6E63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Em sua forma mais pura, a água é inodora, quase incolor e insípida. Ela está presente em seu corpo, nos alimentos que você come e nas bebidas que ingere. Você a utiliza para limpar e lavar, como o melhor e mais </w:t>
      </w:r>
      <w:r w:rsidRPr="006E63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fácil solvente disponível na natureza. Esses são alguns poucos usos da água – que inclui também a diversão, o paisagismo e a navegação. Por ser um solvente, a água usada é impura e passa a ser chamada por efluente e necessita de tratamento para ser descartada, reciclada ou reusada.</w:t>
      </w:r>
    </w:p>
    <w:p w14:paraId="6585168F" w14:textId="7D342165" w:rsidR="002A5F86" w:rsidRPr="006E6342" w:rsidRDefault="002A5F86" w:rsidP="002A5F86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6E63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 RTA projeta e seleciona sistemas de tratamento de efluentes para tratamentos físico-químicos e biológicos. São sistemas compactos e de alto desempenho, especificados para a sua aplicação. Em nosso trabalho, fazemos a avaliação preliminar da situação do seu efluente e propomos uma linha de estudo customizado para o seu problema. Dentre nossas linhas básicas de fornecimento, temos </w:t>
      </w:r>
      <w:r w:rsidR="00A51E4C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módulos</w:t>
      </w:r>
      <w:r w:rsidRPr="006E63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específicos para postos de gasolina.</w:t>
      </w:r>
    </w:p>
    <w:p w14:paraId="3DBF5AEB" w14:textId="77777777" w:rsidR="002A5F86" w:rsidRPr="006E6342" w:rsidRDefault="002A5F86" w:rsidP="002A5F86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6E634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Além de unidades de tratamento, fazemos operações de limpeza mecanizada de seus equipamentos, bem como dispomos e tratamos as lamas e lodos removidas deste processo. As soluções para a disposição adequada dos resíduos são integradas – desde a geração até a destinação final. Entre em contato com a RTA e saiba mais sobre as tecnologias aplicadas e as nossas metodologias de avaliação e soluções.</w:t>
      </w:r>
    </w:p>
    <w:p w14:paraId="4112B731" w14:textId="646349D8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15D90147" w14:textId="77777777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FA1DDD8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FC859BF" w14:textId="6C50727B" w:rsidR="00EB7FD8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Utilizar a foto abaixo para ÁGUAS E EFLUENTES INDUSTRIAIS </w:t>
      </w:r>
    </w:p>
    <w:p w14:paraId="6544B7D7" w14:textId="184DA752" w:rsidR="006E6342" w:rsidRPr="00EF78CD" w:rsidRDefault="006E6342" w:rsidP="006E6342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427C9A7" w14:textId="265C90F0" w:rsidR="00EB7FD8" w:rsidRPr="00EF78CD" w:rsidRDefault="00FB3A53" w:rsidP="00FB3A53">
      <w:pPr>
        <w:spacing w:after="0" w:line="276" w:lineRule="auto"/>
        <w:ind w:firstLine="709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8310B86" wp14:editId="350CF7A0">
            <wp:extent cx="5048250" cy="3786427"/>
            <wp:effectExtent l="0" t="0" r="0" b="5080"/>
            <wp:docPr id="18" name="Imagem 18" descr="Uma imagem contendo cozinha, for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VC-641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810" cy="380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00A1" w14:textId="77777777" w:rsidR="00EB7FD8" w:rsidRPr="00EF78CD" w:rsidRDefault="00EB7FD8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4D50F16" w14:textId="77777777" w:rsidR="005707E1" w:rsidRPr="00EF78CD" w:rsidRDefault="005707E1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F78CD">
        <w:rPr>
          <w:rFonts w:ascii="Arial" w:hAnsi="Arial" w:cs="Arial"/>
          <w:b/>
          <w:bCs/>
          <w:sz w:val="20"/>
          <w:szCs w:val="20"/>
          <w:u w:val="single"/>
        </w:rPr>
        <w:t>CONSULTORIA</w:t>
      </w:r>
    </w:p>
    <w:p w14:paraId="4CB0765D" w14:textId="77777777" w:rsidR="005707E1" w:rsidRPr="00EF78CD" w:rsidRDefault="005707E1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0A02161" w14:textId="77777777" w:rsidR="007F0A47" w:rsidRPr="00EF78CD" w:rsidRDefault="005707E1" w:rsidP="002259A5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Colocar os seguintes itens de serviço nesta aba: </w:t>
      </w:r>
    </w:p>
    <w:p w14:paraId="467D0E9B" w14:textId="77777777" w:rsidR="007F0A47" w:rsidRPr="00EF78CD" w:rsidRDefault="005707E1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GERENCIAMENTO DE ÁREAS CONTAMINADAS</w:t>
      </w:r>
    </w:p>
    <w:p w14:paraId="23564749" w14:textId="77777777" w:rsidR="007F0A47" w:rsidRPr="00EF78CD" w:rsidRDefault="005707E1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RECUPERAÇÃO DE ÁREAS DEGRADADAS</w:t>
      </w:r>
    </w:p>
    <w:p w14:paraId="261B7211" w14:textId="77777777" w:rsidR="007F0A47" w:rsidRPr="00EF78CD" w:rsidRDefault="005707E1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LICENCIAMENTOS, ALVARÁS E AUTORIZAÇÕES</w:t>
      </w:r>
    </w:p>
    <w:p w14:paraId="17086A2E" w14:textId="77777777" w:rsidR="007F0A47" w:rsidRPr="00EF78CD" w:rsidRDefault="00EB7FD8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ESTUDOS, LAUDOS e RELATÓRIOS AMBIENTAIS,</w:t>
      </w:r>
    </w:p>
    <w:p w14:paraId="5ACFB680" w14:textId="77777777" w:rsidR="007F0A47" w:rsidRPr="00EF78CD" w:rsidRDefault="00EB7FD8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ESTUDOS, LAUDOS e RELATÓRIOS DE SSO</w:t>
      </w:r>
    </w:p>
    <w:p w14:paraId="23365099" w14:textId="77777777" w:rsidR="007F0A47" w:rsidRPr="00EF78CD" w:rsidRDefault="00EB7FD8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IMPLANTAÇÃO EM SISTEMAS DE GESTÃO</w:t>
      </w:r>
    </w:p>
    <w:p w14:paraId="28B9B08B" w14:textId="432951DD" w:rsidR="005707E1" w:rsidRPr="00EF78CD" w:rsidRDefault="00EB7FD8" w:rsidP="007F0A47">
      <w:pPr>
        <w:pStyle w:val="PargrafodaLista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ASSISTÊNCIA TÉCNICA EM PERÍCIAS JUDICIAIS e OUTROS SERVIÇOS TÉCNICOS</w:t>
      </w:r>
      <w:r w:rsidR="002259A5" w:rsidRPr="00EF78CD">
        <w:rPr>
          <w:rFonts w:ascii="Arial" w:hAnsi="Arial" w:cs="Arial"/>
          <w:b/>
          <w:bCs/>
          <w:sz w:val="20"/>
          <w:szCs w:val="20"/>
        </w:rPr>
        <w:t xml:space="preserve"> (deixar todos em duas linhas).</w:t>
      </w:r>
    </w:p>
    <w:p w14:paraId="76B68767" w14:textId="77777777" w:rsidR="00EB7FD8" w:rsidRPr="00EF78CD" w:rsidRDefault="00EB7FD8" w:rsidP="002259A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375827D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GERENCIAMENTO DE ÁREAS CONTAMINADAS</w:t>
      </w:r>
    </w:p>
    <w:p w14:paraId="5E1BC9DA" w14:textId="4BB35631" w:rsidR="00A71995" w:rsidRPr="00EF78CD" w:rsidRDefault="00A71995" w:rsidP="00DE1483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3819DFA" w14:textId="77777777" w:rsidR="00530626" w:rsidRPr="00EF78CD" w:rsidRDefault="00723E85" w:rsidP="00DE1483">
      <w:pPr>
        <w:spacing w:after="0" w:line="276" w:lineRule="auto"/>
        <w:ind w:left="567"/>
        <w:jc w:val="both"/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EF78CD">
        <w:rPr>
          <w:rStyle w:val="normaltextrun"/>
          <w:rFonts w:ascii="Arial" w:hAnsi="Arial" w:cs="Arial"/>
          <w:sz w:val="20"/>
          <w:szCs w:val="20"/>
          <w:shd w:val="clear" w:color="auto" w:fill="FFFFFF"/>
        </w:rPr>
        <w:t>O gerenciamento de áreas contaminadas no Estado de São Paulo é regido pela</w:t>
      </w:r>
      <w:r w:rsidR="001F073C" w:rsidRPr="00EF78CD">
        <w:rPr>
          <w:rStyle w:val="normaltextrun"/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Decisão de Diretoria nº 038/2017/C</w:t>
      </w:r>
      <w:r w:rsidR="00A64CCC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 Cetesb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. O processo de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identificação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0847D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 uma área contaminada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é composto pelas fases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Avaliação Preliminar, Investigação Confirmatória,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Investigação Detalhada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e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Avaliação de Risco. Já o processo de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reabilitação</w:t>
      </w:r>
      <w:r w:rsidR="00DE148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de áreas contaminadas é constituído pelas etapas de Elaboração do Plano de Intervenção, Execução do Plano de Intervenção e Monitoramento para Encerramento.</w:t>
      </w:r>
      <w:r w:rsidR="00484F9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E746D0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Desta forma, </w:t>
      </w:r>
      <w:r w:rsidR="000847D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o processo de identificação</w:t>
      </w:r>
      <w:r w:rsidR="00BD3C9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contaminação</w:t>
      </w:r>
      <w:r w:rsidR="000847D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BD3C9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e reabilitação de uma área</w:t>
      </w:r>
      <w:r w:rsidR="005D23D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263F9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passa por todas as fases mencionadas acima</w:t>
      </w:r>
      <w:r w:rsidR="00075015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em ordem cronológica, sendo que a fase seguinte é totalmente dependente das informações obtidas na fase anterior. </w:t>
      </w:r>
    </w:p>
    <w:p w14:paraId="3BAB432D" w14:textId="74BE1862" w:rsidR="001106B8" w:rsidRPr="00EF78CD" w:rsidRDefault="001106B8" w:rsidP="00DE1483">
      <w:pPr>
        <w:spacing w:after="0" w:line="276" w:lineRule="auto"/>
        <w:ind w:left="567"/>
        <w:jc w:val="both"/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A</w:t>
      </w:r>
      <w:r w:rsidR="00C81F2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primeira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fase</w:t>
      </w:r>
      <w:r w:rsidR="000A54F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, a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elaboração do Relatório de Avaliação Preliminar</w:t>
      </w:r>
      <w:r w:rsidR="000A54F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pode ser considerada a mais importante d</w:t>
      </w:r>
      <w:r w:rsidR="00380A30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 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processo de gerenciamento</w:t>
      </w:r>
      <w:r w:rsidR="00380A30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áreas contaminadas</w:t>
      </w: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pois é aqui que são levantados os dados históricos da área, </w:t>
      </w:r>
      <w:r w:rsidR="00774E75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é feita a</w:t>
      </w:r>
      <w:r w:rsidR="005D4F3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caracterização do meio físico (solo, vegetação, rios, relevo</w:t>
      </w:r>
      <w:r w:rsidR="00380A30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, clima, dentre outros), a caracterização do uso e ocupação do solo no entorno</w:t>
      </w:r>
      <w:r w:rsidR="00A16B2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, caracterização das atividades desenvolvidas</w:t>
      </w:r>
      <w:r w:rsidR="009A6871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no local</w:t>
      </w:r>
      <w:r w:rsidR="00521413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  <w:r w:rsidR="009A6871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principais produtos químicos manipulados,</w:t>
      </w:r>
      <w:r w:rsidR="00774E75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bem como</w:t>
      </w:r>
      <w:r w:rsidR="009A6871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0665D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 descrição de </w:t>
      </w:r>
      <w:r w:rsidR="009A6871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ocorrências</w:t>
      </w:r>
      <w:r w:rsidR="000665D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envolvendo produtos </w:t>
      </w:r>
      <w:r w:rsidR="00DF3334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químicos </w:t>
      </w:r>
      <w:r w:rsidR="000665D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perigosos. </w:t>
      </w:r>
      <w:r w:rsidR="00DC7DF9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 partir de todos os dados levantados é possível elaborar o primeiro Modelo Conceitual da área, o MCA1, </w:t>
      </w:r>
      <w:r w:rsidR="002029F4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onde a área</w:t>
      </w:r>
      <w:r w:rsidR="008F7DC9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é</w:t>
      </w:r>
      <w:r w:rsidR="002029F4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classificada com</w:t>
      </w:r>
      <w:r w:rsidR="008F7DC9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 Área com </w:t>
      </w:r>
      <w:r w:rsidR="002029F4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Potencial</w:t>
      </w:r>
      <w:r w:rsidR="00DD21B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</w:t>
      </w:r>
      <w:r w:rsidR="002029F4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Contamin</w:t>
      </w:r>
      <w:r w:rsidR="00DD21B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ação (AP)</w:t>
      </w:r>
      <w:r w:rsidR="000A171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ou</w:t>
      </w:r>
      <w:r w:rsidR="00DD21B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Área</w:t>
      </w:r>
      <w:r w:rsidR="002029F4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59522B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Suspeita de Contaminação</w:t>
      </w:r>
      <w:r w:rsidR="00DD21B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(AS</w:t>
      </w:r>
      <w:r w:rsidR="00D5640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)</w:t>
      </w:r>
      <w:r w:rsidR="006C6BC6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e ainda, são indicadas todas as </w:t>
      </w:r>
      <w:r w:rsidR="00A0122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SQI (Substâncias Químicas de Interesse) a serem analisadas</w:t>
      </w:r>
      <w:r w:rsidR="00502B7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na próxima etapa</w:t>
      </w:r>
      <w:r w:rsidR="00A0122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 w:rsidR="000A171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6C6BC6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Outro produto </w:t>
      </w:r>
      <w:r w:rsidR="00521413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da</w:t>
      </w:r>
      <w:r w:rsidR="006C6BC6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502B7A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fase</w:t>
      </w:r>
      <w:r w:rsidR="006C6BC6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521413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 Avaliação Preliminar </w:t>
      </w:r>
      <w:r w:rsidR="006C6BC6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é o Plano de Investigação Confirmatória </w:t>
      </w:r>
      <w:r w:rsidR="003F5C75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que descreve detalhadamente </w:t>
      </w:r>
      <w:r w:rsidR="008E43A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como deverá ser executada a </w:t>
      </w:r>
      <w:r w:rsidR="003F5C75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fase de Investigação Confirmatória, </w:t>
      </w:r>
      <w:r w:rsidR="008E43AF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com descrição dos materiais e métodos a serem adotados para realização das</w:t>
      </w:r>
      <w:r w:rsidR="003F5C75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amostragens de solo</w:t>
      </w:r>
      <w:r w:rsidR="00C643DD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</w:t>
      </w:r>
      <w:r w:rsidR="000D5E92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amostragens de água de subterrânea por meio da instalação de poços de monitoramento. </w:t>
      </w:r>
    </w:p>
    <w:p w14:paraId="743B4761" w14:textId="452DD111" w:rsidR="00CB40F9" w:rsidRPr="00EF78CD" w:rsidRDefault="00CB40F9" w:rsidP="00DE1483">
      <w:pPr>
        <w:spacing w:after="0" w:line="276" w:lineRule="auto"/>
        <w:ind w:left="567"/>
        <w:jc w:val="both"/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As demais etapas serão elaboradas na sequência em função do resultado das </w:t>
      </w:r>
      <w:r w:rsidR="00886FF3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etapas anteriores. </w:t>
      </w:r>
    </w:p>
    <w:p w14:paraId="09BA5D82" w14:textId="3E0B09CD" w:rsidR="00886FF3" w:rsidRPr="00EF78CD" w:rsidRDefault="00886FF3" w:rsidP="00DE1483">
      <w:pPr>
        <w:spacing w:after="0" w:line="276" w:lineRule="auto"/>
        <w:ind w:left="567"/>
        <w:jc w:val="both"/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Precisa realizar investigação de</w:t>
      </w:r>
      <w:r w:rsidR="00A35FB1" w:rsidRPr="00EF78CD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solo e água subterrânea? Entre em contato conosco e solicite seu orçamento. </w:t>
      </w:r>
    </w:p>
    <w:p w14:paraId="1F0A491F" w14:textId="1E8082E6" w:rsidR="001106B8" w:rsidRPr="00EF78CD" w:rsidRDefault="001106B8" w:rsidP="00DE1483">
      <w:pPr>
        <w:spacing w:after="0" w:line="276" w:lineRule="auto"/>
        <w:ind w:left="567"/>
        <w:jc w:val="both"/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FF53B8E" w14:textId="77777777" w:rsidR="00DC7DF9" w:rsidRPr="00EF78CD" w:rsidRDefault="00DC7DF9" w:rsidP="00DE1483">
      <w:pPr>
        <w:spacing w:after="0" w:line="276" w:lineRule="auto"/>
        <w:ind w:left="567"/>
        <w:jc w:val="both"/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B89B63B" w14:textId="77777777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6CC20D6B" w14:textId="133786AC" w:rsidR="00E97E59" w:rsidRPr="00EF78CD" w:rsidRDefault="00E97E59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43621AA" w14:textId="3BB664E7" w:rsidR="00672167" w:rsidRPr="00EF78CD" w:rsidRDefault="00672167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F49CC34" w14:textId="2D2BE260" w:rsidR="00672167" w:rsidRPr="00EF78CD" w:rsidRDefault="00672167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7983D8B" w14:textId="77777777" w:rsidR="00672167" w:rsidRPr="00EF78CD" w:rsidRDefault="00672167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B1BA53B" w14:textId="00FB0B77" w:rsidR="00A71995" w:rsidRPr="00EF78CD" w:rsidRDefault="00A71995" w:rsidP="002259A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GERENCIAMENTO DE ÁREAS CONTAMINADAS</w:t>
      </w:r>
    </w:p>
    <w:p w14:paraId="4C2059A7" w14:textId="2B002CE2" w:rsidR="0083455F" w:rsidRPr="00EF78CD" w:rsidRDefault="00FC51C6" w:rsidP="0083455F">
      <w:pPr>
        <w:pStyle w:val="PargrafodaLista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0C697D8" wp14:editId="1F136D51">
            <wp:extent cx="5010150" cy="3710460"/>
            <wp:effectExtent l="0" t="0" r="0" b="4445"/>
            <wp:docPr id="14" name="Imagem 14" descr="Uma imagem contendo grama, ao ar livre, pessoa, em pé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ondagem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456" cy="3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76C6" w14:textId="170E668C" w:rsidR="0083455F" w:rsidRPr="00EF78CD" w:rsidRDefault="0083455F" w:rsidP="007535FF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E9EBE00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AEBB953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RECUPERAÇÃO DE ÁREAS DEGRADADAS</w:t>
      </w:r>
    </w:p>
    <w:p w14:paraId="50318F40" w14:textId="591AAECB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E86032A" w14:textId="77777777" w:rsidR="00F57DC0" w:rsidRPr="00EF78CD" w:rsidRDefault="00504AF8" w:rsidP="006B7918">
      <w:pPr>
        <w:pStyle w:val="NormalWeb"/>
        <w:spacing w:before="0" w:beforeAutospacing="0" w:after="0" w:afterAutospacing="0"/>
        <w:ind w:left="567"/>
        <w:jc w:val="both"/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</w:rPr>
        <w:t xml:space="preserve">A recuperação de áreas degradadas </w:t>
      </w:r>
      <w:r w:rsidR="005037A3" w:rsidRPr="00EF78CD">
        <w:rPr>
          <w:rFonts w:ascii="Arial" w:hAnsi="Arial" w:cs="Arial"/>
          <w:sz w:val="20"/>
          <w:szCs w:val="20"/>
        </w:rPr>
        <w:t>tem como objetivo principal auxiliar o restabelecimento de um ecossistema que</w:t>
      </w:r>
      <w:r w:rsidR="00987AC2" w:rsidRPr="00EF78CD">
        <w:rPr>
          <w:rFonts w:ascii="Arial" w:hAnsi="Arial" w:cs="Arial"/>
          <w:sz w:val="20"/>
          <w:szCs w:val="20"/>
        </w:rPr>
        <w:t xml:space="preserve"> foi danificado, degradado ou destruído. Neste sentido, </w:t>
      </w:r>
      <w:r w:rsidR="00F11C64" w:rsidRPr="00EF78CD">
        <w:rPr>
          <w:rFonts w:ascii="Arial" w:hAnsi="Arial" w:cs="Arial"/>
          <w:sz w:val="20"/>
          <w:szCs w:val="20"/>
        </w:rPr>
        <w:t>diversas técnicas podem ser utilizadas para recuperar ou restaurar um</w:t>
      </w:r>
      <w:r w:rsidR="00F57DC0" w:rsidRPr="00EF78CD">
        <w:rPr>
          <w:rFonts w:ascii="Arial" w:hAnsi="Arial" w:cs="Arial"/>
          <w:sz w:val="20"/>
          <w:szCs w:val="20"/>
        </w:rPr>
        <w:t>a</w:t>
      </w:r>
      <w:r w:rsidR="00F11C64" w:rsidRPr="00EF78CD">
        <w:rPr>
          <w:rFonts w:ascii="Arial" w:hAnsi="Arial" w:cs="Arial"/>
          <w:sz w:val="20"/>
          <w:szCs w:val="20"/>
        </w:rPr>
        <w:t xml:space="preserve"> </w:t>
      </w:r>
      <w:r w:rsidR="00E3473C" w:rsidRPr="00EF78CD">
        <w:rPr>
          <w:rFonts w:ascii="Arial" w:hAnsi="Arial" w:cs="Arial"/>
          <w:sz w:val="20"/>
          <w:szCs w:val="20"/>
        </w:rPr>
        <w:t xml:space="preserve">área, dentre elas </w:t>
      </w:r>
      <w:r w:rsidR="001E15AB" w:rsidRPr="00EF78CD">
        <w:rPr>
          <w:rFonts w:ascii="Arial" w:hAnsi="Arial" w:cs="Arial"/>
          <w:sz w:val="20"/>
          <w:szCs w:val="20"/>
        </w:rPr>
        <w:t>a realização do plantio de mudas de espécies nativas, o isolamento da área</w:t>
      </w:r>
      <w:r w:rsidR="00070311" w:rsidRPr="00EF78CD">
        <w:rPr>
          <w:rFonts w:ascii="Arial" w:hAnsi="Arial" w:cs="Arial"/>
          <w:sz w:val="20"/>
          <w:szCs w:val="20"/>
        </w:rPr>
        <w:t xml:space="preserve"> para regeneração natural</w:t>
      </w:r>
      <w:r w:rsidR="001E15AB" w:rsidRPr="00EF78CD">
        <w:rPr>
          <w:rFonts w:ascii="Arial" w:hAnsi="Arial" w:cs="Arial"/>
          <w:sz w:val="20"/>
          <w:szCs w:val="20"/>
        </w:rPr>
        <w:t xml:space="preserve">, o controle de voçorocas, </w:t>
      </w:r>
      <w:r w:rsidR="00070311" w:rsidRPr="00EF78CD">
        <w:rPr>
          <w:rFonts w:ascii="Arial" w:hAnsi="Arial" w:cs="Arial"/>
          <w:sz w:val="20"/>
          <w:szCs w:val="20"/>
        </w:rPr>
        <w:t xml:space="preserve">dentre outros, que podem ser utilizados isoladamente ou em conjunto. </w:t>
      </w:r>
    </w:p>
    <w:p w14:paraId="4323AEF9" w14:textId="14367701" w:rsidR="00F11C64" w:rsidRPr="00EF78CD" w:rsidRDefault="00F57DC0" w:rsidP="006B7918">
      <w:pPr>
        <w:pStyle w:val="NormalWeb"/>
        <w:spacing w:before="0" w:beforeAutospacing="0" w:after="0" w:afterAutospacing="0"/>
        <w:ind w:left="567"/>
        <w:jc w:val="both"/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</w:rPr>
        <w:lastRenderedPageBreak/>
        <w:t xml:space="preserve">Uma área é considerada </w:t>
      </w:r>
      <w:r w:rsidRPr="00D366B4">
        <w:rPr>
          <w:rFonts w:ascii="Arial" w:hAnsi="Arial" w:cs="Arial"/>
          <w:i/>
          <w:iCs/>
          <w:sz w:val="20"/>
          <w:szCs w:val="20"/>
        </w:rPr>
        <w:t>recuperada</w:t>
      </w:r>
      <w:r w:rsidRPr="00EF78CD">
        <w:rPr>
          <w:rFonts w:ascii="Arial" w:hAnsi="Arial" w:cs="Arial"/>
          <w:sz w:val="20"/>
          <w:szCs w:val="20"/>
        </w:rPr>
        <w:t xml:space="preserve"> quando o ecossistema ou população degradada </w:t>
      </w:r>
      <w:r w:rsidR="006F67E1" w:rsidRPr="00EF78CD">
        <w:rPr>
          <w:rFonts w:ascii="Arial" w:hAnsi="Arial" w:cs="Arial"/>
          <w:sz w:val="20"/>
          <w:szCs w:val="20"/>
        </w:rPr>
        <w:t xml:space="preserve">são restituídos a uma condição não degradada, </w:t>
      </w:r>
      <w:r w:rsidR="00AC7952" w:rsidRPr="00EF78CD">
        <w:rPr>
          <w:rFonts w:ascii="Arial" w:hAnsi="Arial" w:cs="Arial"/>
          <w:sz w:val="20"/>
          <w:szCs w:val="20"/>
        </w:rPr>
        <w:t xml:space="preserve">que pode ser diferente de sua condição original. Adicionalmente, uma área é considerada </w:t>
      </w:r>
      <w:r w:rsidR="00AC7952" w:rsidRPr="00D366B4">
        <w:rPr>
          <w:rFonts w:ascii="Arial" w:hAnsi="Arial" w:cs="Arial"/>
          <w:i/>
          <w:iCs/>
          <w:sz w:val="20"/>
          <w:szCs w:val="20"/>
        </w:rPr>
        <w:t xml:space="preserve">restaurada </w:t>
      </w:r>
      <w:r w:rsidR="00AC7952" w:rsidRPr="00EF78CD">
        <w:rPr>
          <w:rFonts w:ascii="Arial" w:hAnsi="Arial" w:cs="Arial"/>
          <w:sz w:val="20"/>
          <w:szCs w:val="20"/>
        </w:rPr>
        <w:t xml:space="preserve">quando </w:t>
      </w:r>
      <w:r w:rsidR="00270D6F" w:rsidRPr="00EF78CD">
        <w:rPr>
          <w:rFonts w:ascii="Arial" w:hAnsi="Arial" w:cs="Arial"/>
          <w:sz w:val="20"/>
          <w:szCs w:val="20"/>
        </w:rPr>
        <w:t>há restituição d</w:t>
      </w:r>
      <w:r w:rsidR="00B031D8" w:rsidRPr="00EF78CD">
        <w:rPr>
          <w:rFonts w:ascii="Arial" w:hAnsi="Arial" w:cs="Arial"/>
          <w:sz w:val="20"/>
          <w:szCs w:val="20"/>
        </w:rPr>
        <w:t xml:space="preserve">os processos </w:t>
      </w:r>
      <w:r w:rsidR="00270D6F" w:rsidRPr="00EF78CD">
        <w:rPr>
          <w:rFonts w:ascii="Arial" w:hAnsi="Arial" w:cs="Arial"/>
          <w:sz w:val="20"/>
          <w:szCs w:val="20"/>
        </w:rPr>
        <w:t>ecológic</w:t>
      </w:r>
      <w:r w:rsidR="00B031D8" w:rsidRPr="00EF78CD">
        <w:rPr>
          <w:rFonts w:ascii="Arial" w:hAnsi="Arial" w:cs="Arial"/>
          <w:sz w:val="20"/>
          <w:szCs w:val="20"/>
        </w:rPr>
        <w:t>o</w:t>
      </w:r>
      <w:r w:rsidR="00270D6F" w:rsidRPr="00EF78CD">
        <w:rPr>
          <w:rFonts w:ascii="Arial" w:hAnsi="Arial" w:cs="Arial"/>
          <w:sz w:val="20"/>
          <w:szCs w:val="20"/>
        </w:rPr>
        <w:t>s d</w:t>
      </w:r>
      <w:r w:rsidR="00B031D8" w:rsidRPr="00EF78CD">
        <w:rPr>
          <w:rFonts w:ascii="Arial" w:hAnsi="Arial" w:cs="Arial"/>
          <w:sz w:val="20"/>
          <w:szCs w:val="20"/>
        </w:rPr>
        <w:t>e um</w:t>
      </w:r>
      <w:r w:rsidR="00270D6F" w:rsidRPr="00EF78CD">
        <w:rPr>
          <w:rFonts w:ascii="Arial" w:hAnsi="Arial" w:cs="Arial"/>
          <w:sz w:val="20"/>
          <w:szCs w:val="20"/>
        </w:rPr>
        <w:t xml:space="preserve"> ecossistema </w:t>
      </w:r>
      <w:r w:rsidR="00217686" w:rsidRPr="00EF78CD">
        <w:rPr>
          <w:rFonts w:ascii="Arial" w:hAnsi="Arial" w:cs="Arial"/>
          <w:sz w:val="20"/>
          <w:szCs w:val="20"/>
        </w:rPr>
        <w:t>ou de uma população o mais próximo possível d</w:t>
      </w:r>
      <w:r w:rsidR="00B031D8" w:rsidRPr="00EF78CD">
        <w:rPr>
          <w:rFonts w:ascii="Arial" w:hAnsi="Arial" w:cs="Arial"/>
          <w:sz w:val="20"/>
          <w:szCs w:val="20"/>
        </w:rPr>
        <w:t xml:space="preserve">a sua condição original, onde não </w:t>
      </w:r>
      <w:r w:rsidR="000A3D71" w:rsidRPr="00EF78CD">
        <w:rPr>
          <w:rFonts w:ascii="Arial" w:hAnsi="Arial" w:cs="Arial"/>
          <w:sz w:val="20"/>
          <w:szCs w:val="20"/>
        </w:rPr>
        <w:t xml:space="preserve">há necessidade de intervenção </w:t>
      </w:r>
      <w:r w:rsidR="003700D4" w:rsidRPr="00EF78CD">
        <w:rPr>
          <w:rFonts w:ascii="Arial" w:hAnsi="Arial" w:cs="Arial"/>
          <w:sz w:val="20"/>
          <w:szCs w:val="20"/>
        </w:rPr>
        <w:t xml:space="preserve">(auxílio ou subsídio) adicional para que o desenvolvimento continue. </w:t>
      </w:r>
    </w:p>
    <w:p w14:paraId="0880119F" w14:textId="78404EA3" w:rsidR="00C05E58" w:rsidRPr="00EF78CD" w:rsidRDefault="00C05E58" w:rsidP="006B7918">
      <w:pPr>
        <w:pStyle w:val="NormalWeb"/>
        <w:spacing w:before="0" w:beforeAutospacing="0" w:after="0" w:afterAutospacing="0"/>
        <w:ind w:left="567"/>
        <w:jc w:val="both"/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</w:rPr>
        <w:t xml:space="preserve">A RTA </w:t>
      </w:r>
      <w:r w:rsidR="000F2EE1" w:rsidRPr="00EF78CD">
        <w:rPr>
          <w:rFonts w:ascii="Arial" w:hAnsi="Arial" w:cs="Arial"/>
          <w:sz w:val="20"/>
          <w:szCs w:val="20"/>
        </w:rPr>
        <w:t>Ambiental realiza a elaboração de Planos de Recupera</w:t>
      </w:r>
      <w:r w:rsidR="00336922" w:rsidRPr="00EF78CD">
        <w:rPr>
          <w:rFonts w:ascii="Arial" w:hAnsi="Arial" w:cs="Arial"/>
          <w:sz w:val="20"/>
          <w:szCs w:val="20"/>
        </w:rPr>
        <w:t>ção</w:t>
      </w:r>
      <w:r w:rsidR="000F2EE1" w:rsidRPr="00EF78CD">
        <w:rPr>
          <w:rFonts w:ascii="Arial" w:hAnsi="Arial" w:cs="Arial"/>
          <w:sz w:val="20"/>
          <w:szCs w:val="20"/>
        </w:rPr>
        <w:t xml:space="preserve"> de </w:t>
      </w:r>
      <w:r w:rsidR="00336922" w:rsidRPr="00EF78CD">
        <w:rPr>
          <w:rFonts w:ascii="Arial" w:hAnsi="Arial" w:cs="Arial"/>
          <w:sz w:val="20"/>
          <w:szCs w:val="20"/>
        </w:rPr>
        <w:t>Áreas</w:t>
      </w:r>
      <w:r w:rsidR="000F2EE1" w:rsidRPr="00EF78CD">
        <w:rPr>
          <w:rFonts w:ascii="Arial" w:hAnsi="Arial" w:cs="Arial"/>
          <w:sz w:val="20"/>
          <w:szCs w:val="20"/>
        </w:rPr>
        <w:t xml:space="preserve"> Degradas</w:t>
      </w:r>
      <w:r w:rsidR="00336922" w:rsidRPr="00EF78CD">
        <w:rPr>
          <w:rFonts w:ascii="Arial" w:hAnsi="Arial" w:cs="Arial"/>
          <w:sz w:val="20"/>
          <w:szCs w:val="20"/>
        </w:rPr>
        <w:t>, assim como a execução desses planos através de plantio</w:t>
      </w:r>
      <w:r w:rsidR="00416373" w:rsidRPr="00EF78CD">
        <w:rPr>
          <w:rFonts w:ascii="Arial" w:hAnsi="Arial" w:cs="Arial"/>
          <w:sz w:val="20"/>
          <w:szCs w:val="20"/>
        </w:rPr>
        <w:t xml:space="preserve"> de mudas nativas</w:t>
      </w:r>
      <w:r w:rsidR="00336922" w:rsidRPr="00EF78CD">
        <w:rPr>
          <w:rFonts w:ascii="Arial" w:hAnsi="Arial" w:cs="Arial"/>
          <w:sz w:val="20"/>
          <w:szCs w:val="20"/>
        </w:rPr>
        <w:t xml:space="preserve"> e monitoramento</w:t>
      </w:r>
      <w:r w:rsidR="00416373" w:rsidRPr="00EF78CD">
        <w:rPr>
          <w:rFonts w:ascii="Arial" w:hAnsi="Arial" w:cs="Arial"/>
          <w:sz w:val="20"/>
          <w:szCs w:val="20"/>
        </w:rPr>
        <w:t xml:space="preserve">. </w:t>
      </w:r>
    </w:p>
    <w:p w14:paraId="7F44AD50" w14:textId="5B93EBF0" w:rsidR="00416373" w:rsidRPr="00EF78CD" w:rsidRDefault="00416373" w:rsidP="006B7918">
      <w:pPr>
        <w:pStyle w:val="NormalWeb"/>
        <w:spacing w:before="0" w:beforeAutospacing="0" w:after="0" w:afterAutospacing="0"/>
        <w:ind w:left="567"/>
        <w:jc w:val="both"/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</w:rPr>
        <w:t xml:space="preserve">Entre em contato para fazer um orçamento! </w:t>
      </w:r>
    </w:p>
    <w:p w14:paraId="0DB2AF9D" w14:textId="77777777" w:rsidR="001D6D53" w:rsidRPr="00EF78CD" w:rsidRDefault="001D6D53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36F3F2D" w14:textId="77777777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6A0DEDF8" w14:textId="77777777" w:rsidR="00E97E59" w:rsidRPr="00EF78CD" w:rsidRDefault="00E97E59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8516BE2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RECUPERAÇÃO DE ÁREAS DEGRADADAS</w:t>
      </w:r>
    </w:p>
    <w:p w14:paraId="06A48A95" w14:textId="162BB0EF" w:rsidR="005707E1" w:rsidRPr="00EF78CD" w:rsidRDefault="006E1FF4" w:rsidP="006E1FF4">
      <w:pPr>
        <w:spacing w:after="0" w:line="276" w:lineRule="auto"/>
        <w:ind w:firstLine="742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83B3ED4" wp14:editId="2730AE0E">
            <wp:extent cx="5010150" cy="3757851"/>
            <wp:effectExtent l="0" t="0" r="0" b="0"/>
            <wp:docPr id="19" name="Imagem 19" descr="Uma imagem contendo ao ar livre, grama, campo, giraf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00206-WA003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140" cy="378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8E74" w14:textId="77777777" w:rsidR="00E97E59" w:rsidRPr="00EF78CD" w:rsidRDefault="00E97E59" w:rsidP="006E1FF4">
      <w:pPr>
        <w:spacing w:after="0" w:line="276" w:lineRule="auto"/>
        <w:ind w:firstLine="742"/>
        <w:rPr>
          <w:rFonts w:ascii="Arial" w:hAnsi="Arial" w:cs="Arial"/>
          <w:b/>
          <w:bCs/>
          <w:sz w:val="20"/>
          <w:szCs w:val="20"/>
        </w:rPr>
      </w:pPr>
    </w:p>
    <w:p w14:paraId="7165228F" w14:textId="2C78B283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LICENCIAMENTOS, ALVARÁS E AUTORIZAÇÕES</w:t>
      </w:r>
    </w:p>
    <w:p w14:paraId="2D65122C" w14:textId="0861C21A" w:rsidR="00E97E59" w:rsidRPr="00EF78CD" w:rsidRDefault="00E97E59" w:rsidP="006062DB">
      <w:pPr>
        <w:spacing w:after="0" w:line="276" w:lineRule="auto"/>
        <w:ind w:left="567"/>
        <w:rPr>
          <w:rFonts w:ascii="Arial" w:hAnsi="Arial" w:cs="Arial"/>
          <w:b/>
          <w:bCs/>
          <w:sz w:val="20"/>
          <w:szCs w:val="20"/>
        </w:rPr>
      </w:pPr>
    </w:p>
    <w:p w14:paraId="1CF17801" w14:textId="77777777" w:rsidR="007434E2" w:rsidRPr="00EF78CD" w:rsidRDefault="001B532E" w:rsidP="002C4ADD">
      <w:pPr>
        <w:spacing w:after="0" w:line="276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</w:rPr>
        <w:t xml:space="preserve">O desenvolvimento de atividades </w:t>
      </w:r>
      <w:r w:rsidR="00A26B74" w:rsidRPr="00EF78CD">
        <w:rPr>
          <w:rFonts w:ascii="Arial" w:hAnsi="Arial" w:cs="Arial"/>
          <w:sz w:val="20"/>
          <w:szCs w:val="20"/>
        </w:rPr>
        <w:t>produtiva</w:t>
      </w:r>
      <w:r w:rsidR="00174F57" w:rsidRPr="00EF78CD">
        <w:rPr>
          <w:rFonts w:ascii="Arial" w:hAnsi="Arial" w:cs="Arial"/>
          <w:sz w:val="20"/>
          <w:szCs w:val="20"/>
        </w:rPr>
        <w:t>s com potencial de poluição, a construção de edificações em áreas urbanas</w:t>
      </w:r>
      <w:r w:rsidR="00B06456" w:rsidRPr="00EF78CD">
        <w:rPr>
          <w:rFonts w:ascii="Arial" w:hAnsi="Arial" w:cs="Arial"/>
          <w:sz w:val="20"/>
          <w:szCs w:val="20"/>
        </w:rPr>
        <w:t>, o transporte de resíduos, a supressão de vegetação, dentre outros</w:t>
      </w:r>
      <w:r w:rsidR="00E02364" w:rsidRPr="00EF78CD">
        <w:rPr>
          <w:rFonts w:ascii="Arial" w:hAnsi="Arial" w:cs="Arial"/>
          <w:sz w:val="20"/>
          <w:szCs w:val="20"/>
        </w:rPr>
        <w:t xml:space="preserve"> exemplos</w:t>
      </w:r>
      <w:r w:rsidR="00B06456" w:rsidRPr="00EF78CD">
        <w:rPr>
          <w:rFonts w:ascii="Arial" w:hAnsi="Arial" w:cs="Arial"/>
          <w:sz w:val="20"/>
          <w:szCs w:val="20"/>
        </w:rPr>
        <w:t xml:space="preserve">, </w:t>
      </w:r>
      <w:r w:rsidR="0041757D" w:rsidRPr="00EF78CD">
        <w:rPr>
          <w:rFonts w:ascii="Arial" w:hAnsi="Arial" w:cs="Arial"/>
          <w:sz w:val="20"/>
          <w:szCs w:val="20"/>
        </w:rPr>
        <w:t xml:space="preserve">dependem de prévio licenciamento ambiental dos órgãos competentes envolvidos. Desta maneira, a RTA Ambiental tem equipe especializada </w:t>
      </w:r>
      <w:r w:rsidR="001C70BC" w:rsidRPr="00EF78CD">
        <w:rPr>
          <w:rFonts w:ascii="Arial" w:hAnsi="Arial" w:cs="Arial"/>
          <w:sz w:val="20"/>
          <w:szCs w:val="20"/>
        </w:rPr>
        <w:t>para atuação em processos de</w:t>
      </w:r>
      <w:r w:rsidR="0041757D" w:rsidRPr="00EF78CD">
        <w:rPr>
          <w:rFonts w:ascii="Arial" w:hAnsi="Arial" w:cs="Arial"/>
          <w:sz w:val="20"/>
          <w:szCs w:val="20"/>
        </w:rPr>
        <w:t xml:space="preserve"> obtenção de licenças ambientais </w:t>
      </w:r>
      <w:r w:rsidR="00572FA9" w:rsidRPr="00EF78CD">
        <w:rPr>
          <w:rFonts w:ascii="Arial" w:hAnsi="Arial" w:cs="Arial"/>
          <w:sz w:val="20"/>
          <w:szCs w:val="20"/>
        </w:rPr>
        <w:t>junto aos órgãos públicos Federais, Estaduais e Municipais.</w:t>
      </w:r>
      <w:r w:rsidR="00B20CEE" w:rsidRPr="00EF78CD">
        <w:rPr>
          <w:rFonts w:ascii="Arial" w:hAnsi="Arial" w:cs="Arial"/>
          <w:sz w:val="20"/>
          <w:szCs w:val="20"/>
        </w:rPr>
        <w:t xml:space="preserve"> Dentre essas licenças pode-se citar</w:t>
      </w:r>
      <w:r w:rsidR="00EF4CD2" w:rsidRPr="00EF78CD">
        <w:rPr>
          <w:rFonts w:ascii="Arial" w:hAnsi="Arial" w:cs="Arial"/>
          <w:sz w:val="20"/>
          <w:szCs w:val="20"/>
        </w:rPr>
        <w:t xml:space="preserve"> a obtenção de </w:t>
      </w:r>
      <w:r w:rsidR="00B946F2" w:rsidRPr="00EF78CD">
        <w:rPr>
          <w:rFonts w:ascii="Arial" w:hAnsi="Arial" w:cs="Arial"/>
          <w:sz w:val="20"/>
          <w:szCs w:val="20"/>
        </w:rPr>
        <w:t xml:space="preserve">Certificado de </w:t>
      </w:r>
      <w:r w:rsidR="00DB6820" w:rsidRPr="00EF78CD">
        <w:rPr>
          <w:rFonts w:ascii="Arial" w:hAnsi="Arial" w:cs="Arial"/>
          <w:sz w:val="20"/>
          <w:szCs w:val="20"/>
        </w:rPr>
        <w:t xml:space="preserve">Regularidade do Ibama, </w:t>
      </w:r>
      <w:r w:rsidR="00EF4CD2" w:rsidRPr="00EF78CD">
        <w:rPr>
          <w:rFonts w:ascii="Arial" w:hAnsi="Arial" w:cs="Arial"/>
          <w:sz w:val="20"/>
          <w:szCs w:val="20"/>
        </w:rPr>
        <w:t xml:space="preserve">Licença Prévia, Licença de Instalação e Licença de Operação </w:t>
      </w:r>
      <w:r w:rsidR="00DB6820" w:rsidRPr="00EF78CD">
        <w:rPr>
          <w:rFonts w:ascii="Arial" w:hAnsi="Arial" w:cs="Arial"/>
          <w:sz w:val="20"/>
          <w:szCs w:val="20"/>
        </w:rPr>
        <w:t>da Cetesb</w:t>
      </w:r>
      <w:r w:rsidR="00EF4CD2" w:rsidRPr="00EF78CD">
        <w:rPr>
          <w:rFonts w:ascii="Arial" w:hAnsi="Arial" w:cs="Arial"/>
          <w:sz w:val="20"/>
          <w:szCs w:val="20"/>
        </w:rPr>
        <w:t xml:space="preserve">, </w:t>
      </w:r>
      <w:r w:rsidR="00B946F2" w:rsidRPr="00EF78CD">
        <w:rPr>
          <w:rFonts w:ascii="Arial" w:hAnsi="Arial" w:cs="Arial"/>
          <w:sz w:val="20"/>
          <w:szCs w:val="20"/>
        </w:rPr>
        <w:t>Autorizações para supressão de vegetação</w:t>
      </w:r>
      <w:r w:rsidR="00DB6820" w:rsidRPr="00EF78CD">
        <w:rPr>
          <w:rFonts w:ascii="Arial" w:hAnsi="Arial" w:cs="Arial"/>
          <w:sz w:val="20"/>
          <w:szCs w:val="20"/>
        </w:rPr>
        <w:t xml:space="preserve">, </w:t>
      </w:r>
      <w:r w:rsidR="006060CF" w:rsidRPr="00EF78CD">
        <w:rPr>
          <w:rFonts w:ascii="Arial" w:hAnsi="Arial" w:cs="Arial"/>
          <w:sz w:val="20"/>
          <w:szCs w:val="20"/>
        </w:rPr>
        <w:t>Certificados de Movimentação de Resíduos de Interesse Ambiental</w:t>
      </w:r>
      <w:r w:rsidR="001B277B" w:rsidRPr="00EF78CD">
        <w:rPr>
          <w:rFonts w:ascii="Arial" w:hAnsi="Arial" w:cs="Arial"/>
          <w:sz w:val="20"/>
          <w:szCs w:val="20"/>
        </w:rPr>
        <w:t xml:space="preserve"> (CADRI)</w:t>
      </w:r>
      <w:r w:rsidR="006060CF" w:rsidRPr="00EF78CD">
        <w:rPr>
          <w:rFonts w:ascii="Arial" w:hAnsi="Arial" w:cs="Arial"/>
          <w:sz w:val="20"/>
          <w:szCs w:val="20"/>
        </w:rPr>
        <w:t xml:space="preserve">, </w:t>
      </w:r>
      <w:r w:rsidR="00404C89" w:rsidRPr="00EF78CD">
        <w:rPr>
          <w:rFonts w:ascii="Arial" w:hAnsi="Arial" w:cs="Arial"/>
          <w:sz w:val="20"/>
          <w:szCs w:val="20"/>
        </w:rPr>
        <w:t>Alvará de Construção e Funcionamento</w:t>
      </w:r>
      <w:r w:rsidR="001B277B" w:rsidRPr="00EF78CD">
        <w:rPr>
          <w:rFonts w:ascii="Arial" w:hAnsi="Arial" w:cs="Arial"/>
          <w:sz w:val="20"/>
          <w:szCs w:val="20"/>
        </w:rPr>
        <w:t xml:space="preserve"> e</w:t>
      </w:r>
      <w:r w:rsidR="007434E2" w:rsidRPr="00EF78CD">
        <w:rPr>
          <w:rFonts w:ascii="Arial" w:hAnsi="Arial" w:cs="Arial"/>
          <w:sz w:val="20"/>
          <w:szCs w:val="20"/>
        </w:rPr>
        <w:t xml:space="preserve"> outros certificados específicos para cada atividade</w:t>
      </w:r>
      <w:r w:rsidR="00404C89" w:rsidRPr="00EF78CD">
        <w:rPr>
          <w:rFonts w:ascii="Arial" w:hAnsi="Arial" w:cs="Arial"/>
          <w:sz w:val="20"/>
          <w:szCs w:val="20"/>
        </w:rPr>
        <w:t>.</w:t>
      </w:r>
    </w:p>
    <w:p w14:paraId="296007D5" w14:textId="3CA649CA" w:rsidR="00ED7836" w:rsidRPr="00EF78CD" w:rsidRDefault="008546FD" w:rsidP="002C4ADD">
      <w:pPr>
        <w:spacing w:after="0" w:line="276" w:lineRule="auto"/>
        <w:ind w:left="567"/>
        <w:jc w:val="both"/>
        <w:rPr>
          <w:rFonts w:ascii="Arial" w:hAnsi="Arial" w:cs="Arial"/>
          <w:sz w:val="20"/>
          <w:szCs w:val="20"/>
        </w:rPr>
      </w:pPr>
      <w:r w:rsidRPr="00EF78CD">
        <w:rPr>
          <w:rFonts w:ascii="Arial" w:hAnsi="Arial" w:cs="Arial"/>
          <w:sz w:val="20"/>
          <w:szCs w:val="20"/>
        </w:rPr>
        <w:t>Está precisando licenciar uma atividade ou obter autorizações específicas? Entre em contato conosco e solicite seu orçamento!</w:t>
      </w:r>
      <w:r w:rsidR="00404C89" w:rsidRPr="00EF78CD">
        <w:rPr>
          <w:rFonts w:ascii="Arial" w:hAnsi="Arial" w:cs="Arial"/>
          <w:sz w:val="20"/>
          <w:szCs w:val="20"/>
        </w:rPr>
        <w:t xml:space="preserve"> </w:t>
      </w:r>
    </w:p>
    <w:p w14:paraId="48907174" w14:textId="77777777" w:rsidR="006062DB" w:rsidRPr="00EF78CD" w:rsidRDefault="006062DB" w:rsidP="002C4ADD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71676DC" w14:textId="77777777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209C4BD9" w14:textId="77777777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FEBBD23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1C3C4DA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LICENCIAMENTOS, ALVARÁS E AUTORIZAÇÕES</w:t>
      </w:r>
    </w:p>
    <w:p w14:paraId="6E63B091" w14:textId="1BDCADC8" w:rsidR="00A71995" w:rsidRPr="00EF78CD" w:rsidRDefault="00723F3C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01AEDDAC" wp14:editId="065F6BA9">
            <wp:extent cx="5019675" cy="3764756"/>
            <wp:effectExtent l="0" t="0" r="0" b="7620"/>
            <wp:docPr id="20" name="Imagem 20" descr="Uma imagem contendo grama, ao ar livre, edifício, tr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aringa10.JP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colorTemperature colorTemp="72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13" cy="37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8BA6" w14:textId="77777777" w:rsidR="005705AC" w:rsidRPr="00EF78CD" w:rsidRDefault="005705AC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2CD21A1" w14:textId="23DAA426" w:rsidR="005705AC" w:rsidRPr="00EF78CD" w:rsidRDefault="005705AC" w:rsidP="005705AC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GERENCIAMENTO DE RESÍDUOS</w:t>
      </w:r>
    </w:p>
    <w:p w14:paraId="1C6D121C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Gerenciar resíduos significa adotar efetiva e sistematicamente um conjunto de ações nas etapas de coleta, transporte, transbordo, tratamento, destinação final e disposição final ambientalmente adequada. Cada gerador é responsável pelos resíduos gerados, que devem ser segregados na fonte. Nesta linha de trabalho, existem diversos produtos realizados pela RTA:</w:t>
      </w:r>
    </w:p>
    <w:p w14:paraId="1F5C72CC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Plano de Gerenciamento de Resíduo Sólido – PGRS</w:t>
      </w:r>
    </w:p>
    <w:p w14:paraId="38ACBF8C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Plano de Gerenciamento de Resíduos Sólidos da Construção Civil – PGRSCC</w:t>
      </w:r>
    </w:p>
    <w:p w14:paraId="563D239E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c) Plano de Gerenciamento de Resíduos Sólidos de Serviços de Saúde – PGRSSS</w:t>
      </w:r>
    </w:p>
    <w:p w14:paraId="028C425D" w14:textId="7C16A404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d) Inventário de Resíduos</w:t>
      </w:r>
      <w:r w:rsidR="009C5B3C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Declaração Anual</w:t>
      </w:r>
    </w:p>
    <w:p w14:paraId="59DA94B8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e) Programa de Logística Reversa</w:t>
      </w:r>
    </w:p>
    <w:p w14:paraId="318833C2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f) Programas de Educação Ambiental e Treinamento</w:t>
      </w:r>
    </w:p>
    <w:p w14:paraId="51366CF2" w14:textId="77777777" w:rsidR="001F7BFE" w:rsidRPr="001F7BFE" w:rsidRDefault="001F7BFE" w:rsidP="00611B3D">
      <w:pPr>
        <w:spacing w:before="100" w:beforeAutospacing="1" w:after="100" w:afterAutospacing="1" w:line="240" w:lineRule="auto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atendimento da RTA no Gerenciamento de Resíduos é completa desde a gestão com o órgão ambiental para a emissão de </w:t>
      </w:r>
      <w:proofErr w:type="spellStart"/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CADRIs</w:t>
      </w:r>
      <w:proofErr w:type="spellEnd"/>
      <w:r w:rsidRPr="001F7BF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até o controle do transporte por meio de manifestos e fichas de segurança, seja por equipe própria ou parceira.</w:t>
      </w:r>
    </w:p>
    <w:p w14:paraId="6F4B8818" w14:textId="77777777" w:rsidR="00261CF4" w:rsidRPr="00EF78CD" w:rsidRDefault="00261CF4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16992EC" w14:textId="77777777" w:rsidR="00261CF4" w:rsidRPr="00EF78CD" w:rsidRDefault="00261CF4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1677328C" w14:textId="77777777" w:rsidR="00261CF4" w:rsidRPr="00EF78CD" w:rsidRDefault="00261CF4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4E36A8D" w14:textId="4A360C00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462E2B22" w14:textId="77777777" w:rsidR="005705AC" w:rsidRPr="00EF78CD" w:rsidRDefault="005705AC" w:rsidP="005705AC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28FF1A3" w14:textId="58500873" w:rsidR="005705AC" w:rsidRPr="00EF78CD" w:rsidRDefault="005705AC" w:rsidP="005705AC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Utilizar a foto abaixo para GERENCIAMENTO DE RESÍDUOS </w:t>
      </w:r>
    </w:p>
    <w:p w14:paraId="11611752" w14:textId="30FFF5F2" w:rsidR="008B41B1" w:rsidRPr="00EF78CD" w:rsidRDefault="00B60E60" w:rsidP="00B60E60">
      <w:pPr>
        <w:spacing w:after="0" w:line="276" w:lineRule="auto"/>
        <w:ind w:firstLine="742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668B09EC" wp14:editId="34772720">
            <wp:extent cx="5010150" cy="3757851"/>
            <wp:effectExtent l="0" t="0" r="0" b="0"/>
            <wp:docPr id="22" name="Imagem 22" descr="Uma imagem contendo edifício, ao ar livre, azul,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otos gerais 05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289" cy="37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060D" w14:textId="77777777" w:rsidR="005705AC" w:rsidRPr="00EF78CD" w:rsidRDefault="005705AC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1798E8F" w14:textId="72CA5454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ESTUDOS, LAUDOS E RELATÓRIOS AMBIENTAIS</w:t>
      </w:r>
    </w:p>
    <w:p w14:paraId="57120E0E" w14:textId="40672037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7552470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 exigências ambientais são cada vez mais aperfeiçoados para que as condições e situações sejam avaliadas através das melhores técnicas disponíveis. Abaixo estão os principais estudos ambientais elaborados pela RTA:</w:t>
      </w:r>
    </w:p>
    <w:p w14:paraId="4863C3CA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LAUDOS DE IDENTIFICAÇÃO DE FAUNA/FLORA E INVENTÁRIO - Os laudos de fauna e flora servem para a identificação de espécies animais e vegetais. Normalmente como requisito para pedidos de supressão da vegetação ou outras atividades que impactem o ambiente do empreendimento, consiste no levantamento das espécies ali presentes por meio de amostragens, caracterizando então a biodiversidade do local.</w:t>
      </w:r>
    </w:p>
    <w:p w14:paraId="365AF3D3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ESTUDOS DE IMPACTO DE VIZINHANÇA (EIV) - É um instrumento de gestão urbana, criado pelo Estatuto da Cidade e presente em todos os Planos Diretores, aplicável a empreendimentos públicos e privados, situados na área urbana. Exigível na concessão de licenças municipais de construção, ampliação ou funcionamento.</w:t>
      </w:r>
    </w:p>
    <w:p w14:paraId="5A48BE84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c) MONITORAMENTO DE FAUNA TERRESTRE E AQUÁTICA - O monitoramento da fauna de espécies terrestres e aquáticas de uma localidade, é utilizado para o levantamento de dados importantes para a tomada de decisão a respeito do manejo de áreas naturais.</w:t>
      </w:r>
    </w:p>
    <w:p w14:paraId="33C1B821" w14:textId="03107213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d) LAUDOS DE RUÍDO AMBIENTAL - Este laudo trata-se de um documento técnico que atesta a emissão de ruído</w:t>
      </w:r>
      <w:r w:rsidR="0069636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para fora dos limites </w:t>
      </w:r>
      <w:r w:rsidR="00F70FB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do empreendimento</w:t>
      </w: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. </w:t>
      </w:r>
      <w:r w:rsidR="00021E5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 </w:t>
      </w: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NBR ABNT 10.15</w:t>
      </w:r>
      <w:r w:rsidR="00021E5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1</w:t>
      </w: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estabelece os limites de ruídos permitidos</w:t>
      </w:r>
      <w:r w:rsidR="00510A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para as diversas atividades</w:t>
      </w: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14:paraId="29C18C3A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e) PLANO DE ATENDIMENTO EMERGENCIAL (PAE/PGR) - O Plano de Atendimento à Emergência (PAE) e o Programa de Gerenciamento de Riscos (PGR) servem para estabelecer estratégias e procedimentos que devem ser adotados para o controle de situações emergenciais que, por ventura, aconteçam no decorrer das atividades laborais, de modo a preservar vidas, bem como reduzir os possíveis danos, proteger a comunidade, minimizar impactos ambientais e perdas patrimoniais.</w:t>
      </w:r>
    </w:p>
    <w:p w14:paraId="012D566E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f) LAUDOS DE MONITORAMENTO ANALÍTICO – Diversos processos de avaliação ambiental exigem a realização de coletas e a realização de ensaios analíticos para validar ações de regulação ambiental.</w:t>
      </w:r>
    </w:p>
    <w:p w14:paraId="435966C5" w14:textId="77777777" w:rsidR="00BA5B1D" w:rsidRPr="00BA5B1D" w:rsidRDefault="00BA5B1D" w:rsidP="00BA5B1D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BA5B1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Consulte a RTA para estes ou outros trabalhos relativos à área ambiental.</w:t>
      </w:r>
    </w:p>
    <w:p w14:paraId="2E9AFE80" w14:textId="0B223491" w:rsidR="001F7BFE" w:rsidRPr="00EF78CD" w:rsidRDefault="001F7BFE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82D7497" w14:textId="77777777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lastRenderedPageBreak/>
        <w:t>Incluir o link para faça o seu orçamento, direcionando para a mensagem de CONTATO.</w:t>
      </w:r>
    </w:p>
    <w:p w14:paraId="2F5EBC5F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6D59BC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ESTUDOS, LAUDOS E RELATÓRIOS AMBIENTAIS</w:t>
      </w:r>
    </w:p>
    <w:p w14:paraId="5E1862BD" w14:textId="021CD79F" w:rsidR="00A71995" w:rsidRPr="00EF78CD" w:rsidRDefault="00DE5064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2C19F98" wp14:editId="6B0A7F1B">
            <wp:extent cx="4972050" cy="3680343"/>
            <wp:effectExtent l="0" t="0" r="0" b="0"/>
            <wp:docPr id="21" name="Imagem 21" descr="Carro com a frente de vid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19-10-29 at 16.00.19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15" cy="37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9341" w14:textId="77777777" w:rsidR="00E97E59" w:rsidRPr="00EF78CD" w:rsidRDefault="00E97E59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890E24C" w14:textId="3D85F532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ESTUDOS, LAUDOS E RELATÓRIOS DE SSO</w:t>
      </w:r>
    </w:p>
    <w:p w14:paraId="571C62C8" w14:textId="703E3146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CF54BC2" w14:textId="096818BD" w:rsidR="004D5D3A" w:rsidRPr="00EF78CD" w:rsidRDefault="004D5D3A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435387E" w14:textId="3BD7BCFB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Medidas ergonômicas e de segurança são necessárias para um ambiente de trabalho saudável e, por lei, sua observância e conformidade deverão constar em documentos que mostrarão que a empresa está de acordo com as respectivas </w:t>
      </w:r>
      <w:r w:rsidR="006F2CB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Normas Regulamentadoras do Ministério do Trabalho</w:t>
      </w: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Abaixo estão os principais estudos ambientais elaborados pela RTA:</w:t>
      </w:r>
    </w:p>
    <w:p w14:paraId="68C52D76" w14:textId="77777777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Auto de Vistoria do Corpo de Bombeiros (AVCB) – Documento emitido pelo Corpo de Bombeiros que certifica que uma edificação atende a um conjunto de medidas estruturais, técnicas e organizacionais de prevenção e combate contra incêndio.</w:t>
      </w:r>
    </w:p>
    <w:p w14:paraId="6F6DF316" w14:textId="1CFE61D0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ELABORAÇÃO DE PPRA E PCMAT - O PPRA serve para fazer o mapeamento dos riscos do ambiente de trabalho e o PCMAT verifica as condições e meio ambiente de trabalho na indústria da construção</w:t>
      </w:r>
      <w:r w:rsidR="003A298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civil</w:t>
      </w: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A partir dos riscos que forem apontados é possível agir de forma preventiva, controlando, anulando ou eliminando os riscos do ambiente de trabalho.</w:t>
      </w:r>
    </w:p>
    <w:p w14:paraId="6813906C" w14:textId="77777777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c) Programa de conservação Auditiva (PCA) – É um conjunto de medidas que previnem a instalação ou evolução das perdas auditivas ocupacionais nos trabalhadores. Trata-se de programa estabelecido pela NR-9, referente a Riscos Ambientais.</w:t>
      </w:r>
    </w:p>
    <w:p w14:paraId="51985BC5" w14:textId="77777777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d) Laudo Técnico das Condições Ambientais de Trabalho (LTCAT) - É um documento regulamentado pela previdência social e não pelo Ministério do Trabalho, e tem como objetivo analisar a necessidade de aplicação do direito à aposentadoria especial para o trabalhador exposto a agentes nocivos.</w:t>
      </w:r>
    </w:p>
    <w:p w14:paraId="5D057AEB" w14:textId="36CB4FC8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e) Laudo Ergonômico – É um documento expedido para atestar as condições ergonômicas de alguma atividade específica da organização. A partir da</w:t>
      </w:r>
      <w:r w:rsidR="00E63B2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</w:t>
      </w: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análises das condições técnicas, ambientais e organizacionais, a AET propõe adaptações do posto de trabalho ao homem</w:t>
      </w:r>
      <w:r w:rsidR="002D774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ou outras medidas administrativas</w:t>
      </w: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sempre com foco na saúde, segurança e desempenho eficiente das pessoas.</w:t>
      </w:r>
    </w:p>
    <w:p w14:paraId="364967DB" w14:textId="39221846" w:rsidR="00D70E77" w:rsidRPr="00D70E77" w:rsidRDefault="00D70E77" w:rsidP="00D70E77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D70E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Consulte a RTA para estes ou outros trabalhos relativos à área de Segurança do Trabalho e de Instalações</w:t>
      </w:r>
      <w:r w:rsidRPr="00EF78C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14:paraId="6ED09101" w14:textId="77777777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19465E32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lastRenderedPageBreak/>
        <w:t xml:space="preserve"> </w:t>
      </w:r>
    </w:p>
    <w:p w14:paraId="3B985CCF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ESTUDOS, LAUDOS E RELATÓRIOS DE SSO</w:t>
      </w:r>
    </w:p>
    <w:p w14:paraId="5F2D5753" w14:textId="186CC39A" w:rsidR="00A71995" w:rsidRPr="00EF78CD" w:rsidRDefault="00582E1E" w:rsidP="00583D90">
      <w:pPr>
        <w:spacing w:after="0" w:line="276" w:lineRule="auto"/>
        <w:ind w:firstLine="714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34306ED5" wp14:editId="72A09A30">
            <wp:extent cx="4965090" cy="3545205"/>
            <wp:effectExtent l="0" t="0" r="6985" b="0"/>
            <wp:docPr id="6" name="Imagem 6" descr="Mão segurando telefone celular na m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1905AISDCASEL1_content_image_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950" cy="355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B4C1" w14:textId="77777777" w:rsidR="00E97E59" w:rsidRPr="00EF78CD" w:rsidRDefault="00E97E59" w:rsidP="00583D90">
      <w:pPr>
        <w:spacing w:after="0" w:line="276" w:lineRule="auto"/>
        <w:ind w:firstLine="714"/>
        <w:rPr>
          <w:rFonts w:ascii="Arial" w:hAnsi="Arial" w:cs="Arial"/>
          <w:b/>
          <w:bCs/>
          <w:sz w:val="20"/>
          <w:szCs w:val="20"/>
        </w:rPr>
      </w:pPr>
    </w:p>
    <w:p w14:paraId="697BFB18" w14:textId="405B005E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IMPLANTAÇÃO DE SISTEMAS DE GESTÃO</w:t>
      </w:r>
    </w:p>
    <w:p w14:paraId="7E29EF16" w14:textId="23A2B4D7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FF76858" w14:textId="77777777" w:rsidR="002E4E3B" w:rsidRPr="002E4E3B" w:rsidRDefault="002E4E3B" w:rsidP="002E4E3B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E3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Desenvolver e implementar um sistema de gestão é crucial para promover a melhoria nos controles, realizar projeções com maior grau de precisão e permitir que o negócio cresça de forma sustentável. Recursos tecnológicos como ferramentas de software, as técnicas e métodos inovadores para a execução de tarefas, profissionais capacitados e os recursos materiais e financeiros da empresa precisam ser geridos com eficiência e um bom sistema de gestão poderá garantir o sucesso.</w:t>
      </w:r>
    </w:p>
    <w:p w14:paraId="416AC36C" w14:textId="77777777" w:rsidR="002E4E3B" w:rsidRPr="002E4E3B" w:rsidRDefault="002E4E3B" w:rsidP="002E4E3B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E3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implementação de um sistema de gestão realizada com a ajuda de uma empresa de consultoria especializada dará a você a chance de obter uma certificação ISO e aumentar a credibilidade do seu negócio melhorando ainda mais a imagem da empresa no mercado de atuação.</w:t>
      </w:r>
    </w:p>
    <w:p w14:paraId="37D7DCB4" w14:textId="77C8020F" w:rsidR="002E4E3B" w:rsidRPr="002E4E3B" w:rsidRDefault="002E4E3B" w:rsidP="002E4E3B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E3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RTA possui diversas maneiras de fazer este tipo de trabalho com consultores experi</w:t>
      </w:r>
      <w:r w:rsidR="008C0CEC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entes</w:t>
      </w:r>
      <w:r w:rsidRPr="002E4E3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através das modalidades presencial ou à distância. Consulte nossos planos e condições.</w:t>
      </w:r>
    </w:p>
    <w:p w14:paraId="6E428EF7" w14:textId="77777777" w:rsidR="008B5915" w:rsidRPr="00EF78CD" w:rsidRDefault="008B5915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CAEC526" w14:textId="4FE3B925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34005AF9" w14:textId="77777777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45CAFCB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2D0E40E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IMPLANTAÇÃO DE SISTEMAS DE GESTÃO</w:t>
      </w:r>
    </w:p>
    <w:p w14:paraId="22C99061" w14:textId="27CDE93F" w:rsidR="00A71995" w:rsidRPr="00EF78CD" w:rsidRDefault="00DD306C" w:rsidP="00E55844">
      <w:pPr>
        <w:spacing w:after="0" w:line="276" w:lineRule="auto"/>
        <w:ind w:firstLine="70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08E31F93" wp14:editId="75C2D6F3">
            <wp:extent cx="4972050" cy="3314542"/>
            <wp:effectExtent l="0" t="0" r="0" b="635"/>
            <wp:docPr id="26" name="Imagem 26" descr="Uma imagem contendo pessoa, no interior, homem, mulhe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ONFERENCIA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237" cy="33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D055" w14:textId="77777777" w:rsidR="00E97E59" w:rsidRPr="00EF78CD" w:rsidRDefault="00E97E59" w:rsidP="00E55844">
      <w:pPr>
        <w:spacing w:after="0" w:line="276" w:lineRule="auto"/>
        <w:ind w:firstLine="700"/>
        <w:rPr>
          <w:rFonts w:ascii="Arial" w:hAnsi="Arial" w:cs="Arial"/>
          <w:b/>
          <w:bCs/>
          <w:sz w:val="20"/>
          <w:szCs w:val="20"/>
        </w:rPr>
      </w:pPr>
    </w:p>
    <w:p w14:paraId="29B4A1EC" w14:textId="593A1A6E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ASSISTÊNCIA TÉCNICA EM PERÍCIAS JUDICIAIS</w:t>
      </w:r>
    </w:p>
    <w:p w14:paraId="2514C7BA" w14:textId="49E3C500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6CF6376" w14:textId="77777777" w:rsidR="00C22D44" w:rsidRPr="00C22D44" w:rsidRDefault="00C22D44" w:rsidP="00C22D44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D4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Para analisar e julgar os processos da justiça, os magistrados necessitam procurar o mais perfeito entendimento a respeito de uma temática específica que não faz parte de sua formação e de seu cotidiano. Frente a essa demanda, lança mão de elementos legais para o conhecimento dos fatos, garantindo assim uma apreciação justa.</w:t>
      </w:r>
    </w:p>
    <w:p w14:paraId="4D2766E8" w14:textId="79441366" w:rsidR="00C22D44" w:rsidRPr="00C22D44" w:rsidRDefault="00C22D44" w:rsidP="00C22D44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D4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perícia é a ferramenta legal, utilizada pela justiça, como alternativa adequada de apresentar os conhecimentos necessários, através de laudos periciais. A perícia na área ambiental é uma função é exercida por profissional especializado, devidamente registrado em órgão da categoria, com experiência e competências suficientes para emiti</w:t>
      </w:r>
      <w:r w:rsidR="00D4466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</w:t>
      </w:r>
      <w:r w:rsidRPr="00C22D4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juízo de valor aos quesitos formulados pelo juiz.</w:t>
      </w:r>
    </w:p>
    <w:p w14:paraId="7BA39F3B" w14:textId="77777777" w:rsidR="00C22D44" w:rsidRPr="00C22D44" w:rsidRDefault="00C22D44" w:rsidP="00C22D44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D44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Devido a equipe técnica que possuímos, os profissionais da RTA podem atuar como peritos judiciais ou como assistentes técnicos, apresentando a verdade dos fatos. Caso você tenha necessidade deste tipo de profissional, entre em contato conosco.</w:t>
      </w:r>
    </w:p>
    <w:p w14:paraId="552739E2" w14:textId="77777777" w:rsidR="00C22D44" w:rsidRPr="00EF78CD" w:rsidRDefault="00C22D44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49B4F8C" w14:textId="77777777" w:rsidR="00C22D44" w:rsidRPr="00EF78CD" w:rsidRDefault="00C22D44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03A55ED" w14:textId="5CE47CF9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11B4AC8F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B4CAAE9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ASSISTÊNCIA TÉCNICA EM PERÍCIAS JUDICIAIS</w:t>
      </w:r>
    </w:p>
    <w:p w14:paraId="274598FE" w14:textId="228F44F9" w:rsidR="00A71995" w:rsidRPr="00EF78CD" w:rsidRDefault="00826B98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6FD9DE1B" wp14:editId="145CADE9">
            <wp:extent cx="4953000" cy="3301842"/>
            <wp:effectExtent l="0" t="0" r="0" b="0"/>
            <wp:docPr id="24" name="Imagem 24" descr="Mulher de vestido azul sorri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oça com pasts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171" cy="33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D467" w14:textId="77777777" w:rsidR="00E97E59" w:rsidRPr="00EF78CD" w:rsidRDefault="00E97E59" w:rsidP="002259A5">
      <w:pPr>
        <w:pStyle w:val="PargrafodaLista"/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40B14C7" w14:textId="10C26C5B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o texto abaixo para OUTROS SERVIÇOS TÉCNICOS</w:t>
      </w:r>
    </w:p>
    <w:p w14:paraId="0DC39922" w14:textId="074AB538" w:rsidR="00E97E59" w:rsidRPr="00EF78CD" w:rsidRDefault="00E97E59" w:rsidP="00E97E5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77EBBDE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Devido ao complexo contexto ambiental em que se exige a multidisciplinaridade, a RTA possui profissionais nas diversas áreas do conhecimento, o que permite ofertar outros trabalhos na área da Engenharia, tais como:</w:t>
      </w:r>
    </w:p>
    <w:p w14:paraId="33FA0BFD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Elaboração de laudos e inspeções prediais</w:t>
      </w:r>
    </w:p>
    <w:p w14:paraId="1AAAC8AC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Elaboração de projetos básicos e executivos para Engenharia.</w:t>
      </w:r>
    </w:p>
    <w:p w14:paraId="24E12735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c) Elaboração de estudos geotécnicos e </w:t>
      </w:r>
      <w:proofErr w:type="spellStart"/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hidrogeológicos</w:t>
      </w:r>
      <w:proofErr w:type="spellEnd"/>
    </w:p>
    <w:p w14:paraId="6CA9E2FC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d) Serviços especializados de fotografia aérea com drone</w:t>
      </w:r>
    </w:p>
    <w:p w14:paraId="4C75C95E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e) Serviços especializados em topografia, demarcação e retificação com georreferenciamento</w:t>
      </w:r>
    </w:p>
    <w:p w14:paraId="5DBB03AC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f) Serviços especializados de sondagem SPT, rotativa e a trado mecânico</w:t>
      </w:r>
    </w:p>
    <w:p w14:paraId="6A88C63B" w14:textId="77777777" w:rsidR="002E44B2" w:rsidRPr="002E44B2" w:rsidRDefault="002E44B2" w:rsidP="002E44B2">
      <w:pPr>
        <w:spacing w:before="100" w:beforeAutospacing="1" w:after="100" w:afterAutospacing="1" w:line="240" w:lineRule="auto"/>
        <w:ind w:left="567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2E44B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Sempre que necessário, consulte os serviços da RTA.</w:t>
      </w:r>
    </w:p>
    <w:p w14:paraId="3539C900" w14:textId="77777777" w:rsidR="00145B3E" w:rsidRPr="00EF78CD" w:rsidRDefault="00145B3E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23D912D" w14:textId="3DFB16F6" w:rsidR="00E97E59" w:rsidRPr="00EF78CD" w:rsidRDefault="00E97E59" w:rsidP="00E97E59">
      <w:pPr>
        <w:spacing w:after="0" w:line="276" w:lineRule="auto"/>
        <w:ind w:left="709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EF78CD">
        <w:rPr>
          <w:rFonts w:ascii="Arial" w:hAnsi="Arial" w:cs="Arial"/>
          <w:b/>
          <w:bCs/>
          <w:color w:val="FF0000"/>
          <w:sz w:val="20"/>
          <w:szCs w:val="20"/>
        </w:rPr>
        <w:t>Incluir o link para faça o seu orçamento, direcionando para a mensagem de CONTATO.</w:t>
      </w:r>
    </w:p>
    <w:p w14:paraId="2828DB3B" w14:textId="77777777" w:rsidR="00A71995" w:rsidRPr="00EF78CD" w:rsidRDefault="00A7199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26F1E1B" w14:textId="77777777" w:rsidR="00A71995" w:rsidRPr="00EF78CD" w:rsidRDefault="00A71995" w:rsidP="002259A5">
      <w:pPr>
        <w:pStyle w:val="PargrafodaLista"/>
        <w:numPr>
          <w:ilvl w:val="0"/>
          <w:numId w:val="1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Utilizar a foto abaixo para OUTROS SERVIÇOS TÉCNICOS</w:t>
      </w:r>
    </w:p>
    <w:p w14:paraId="3BE2CA13" w14:textId="7C84FF99" w:rsidR="00B40E71" w:rsidRPr="00EF78CD" w:rsidRDefault="00F56AAA" w:rsidP="00F56AAA">
      <w:pPr>
        <w:spacing w:after="0"/>
        <w:ind w:firstLine="709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154E961B" wp14:editId="5D7C2A9B">
            <wp:extent cx="4962525" cy="3722131"/>
            <wp:effectExtent l="0" t="0" r="0" b="0"/>
            <wp:docPr id="28" name="Imagem 28" descr="Uma imagem contendo grama, ao ar livre, montanha, ver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-20181127-WA0026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919" cy="373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13B2" w14:textId="77777777" w:rsidR="002259A5" w:rsidRPr="00EF78CD" w:rsidRDefault="002259A5" w:rsidP="002259A5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E535081" w14:textId="77777777" w:rsidR="00DE3E85" w:rsidRPr="00EF78CD" w:rsidRDefault="00B773CC" w:rsidP="002259A5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EF78CD">
        <w:rPr>
          <w:rFonts w:ascii="Arial" w:hAnsi="Arial" w:cs="Arial"/>
          <w:b/>
          <w:bCs/>
          <w:sz w:val="20"/>
          <w:szCs w:val="20"/>
          <w:u w:val="single"/>
        </w:rPr>
        <w:t>NEWS</w:t>
      </w:r>
    </w:p>
    <w:p w14:paraId="0D445196" w14:textId="77777777" w:rsidR="00DE3E85" w:rsidRPr="00EF78CD" w:rsidRDefault="00DE3E85" w:rsidP="002259A5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FAB08D" w14:textId="77777777" w:rsidR="00B773CC" w:rsidRPr="00EF78CD" w:rsidRDefault="00DE3E85" w:rsidP="00DE3E85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Qual é a ideia desta aba? É ter um lugar onde </w:t>
      </w:r>
      <w:r w:rsidR="00B773CC" w:rsidRPr="00EF78CD">
        <w:rPr>
          <w:rFonts w:ascii="Arial" w:hAnsi="Arial" w:cs="Arial"/>
          <w:b/>
          <w:bCs/>
          <w:sz w:val="20"/>
          <w:szCs w:val="20"/>
        </w:rPr>
        <w:t xml:space="preserve">sejam colocados os artigos e notícias da RTA. Tem que ser um espaço de fácil edição.  Não tem ainda layout criado. </w:t>
      </w:r>
    </w:p>
    <w:p w14:paraId="7C53C884" w14:textId="77777777" w:rsidR="00B773CC" w:rsidRPr="00EF78CD" w:rsidRDefault="00B773CC" w:rsidP="00B773C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540721B" w14:textId="77777777" w:rsidR="00B773CC" w:rsidRPr="00EF78CD" w:rsidRDefault="00B773CC" w:rsidP="00B773C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663CEB" w14:textId="77777777" w:rsidR="00B773CC" w:rsidRPr="00EF78CD" w:rsidRDefault="00B773CC" w:rsidP="00B773CC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EF78CD">
        <w:rPr>
          <w:rFonts w:ascii="Arial" w:hAnsi="Arial" w:cs="Arial"/>
          <w:b/>
          <w:bCs/>
          <w:sz w:val="20"/>
          <w:szCs w:val="20"/>
          <w:u w:val="single"/>
        </w:rPr>
        <w:t>CONTATO</w:t>
      </w:r>
    </w:p>
    <w:p w14:paraId="613BC54E" w14:textId="77777777" w:rsidR="00B773CC" w:rsidRPr="00EF78CD" w:rsidRDefault="00B773CC" w:rsidP="00B773CC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D0D3B8B" w14:textId="77777777" w:rsidR="00B773CC" w:rsidRPr="00EF78CD" w:rsidRDefault="00B773CC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 Trocar o TRABALHE CONOSCO pelo FALE CONOSCO</w:t>
      </w:r>
    </w:p>
    <w:p w14:paraId="0FB22727" w14:textId="77777777" w:rsidR="00276ACB" w:rsidRPr="00EF78CD" w:rsidRDefault="00276ACB" w:rsidP="00276ACB">
      <w:pPr>
        <w:pStyle w:val="PargrafodaLista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94CCF9" w14:textId="77777777" w:rsidR="00276ACB" w:rsidRPr="00EF78CD" w:rsidRDefault="00276ACB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Coloque a mensagem: “Envie a sua mensagem que entraremos em contato”. </w:t>
      </w:r>
    </w:p>
    <w:p w14:paraId="27884313" w14:textId="77777777" w:rsidR="00B773CC" w:rsidRPr="00EF78CD" w:rsidRDefault="00B773CC" w:rsidP="00B773C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18208D8" w14:textId="77777777" w:rsidR="00DE3E85" w:rsidRPr="00EF78CD" w:rsidRDefault="00B773CC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Deve ter nome do contato, município, e-mail e telefone com as opções: ORÇAMENTO, CURRÍCULO e OUTROS com espaço para texto e o envio de arquivo</w:t>
      </w:r>
      <w:r w:rsidR="00276ACB" w:rsidRPr="00EF78CD">
        <w:rPr>
          <w:rFonts w:ascii="Arial" w:hAnsi="Arial" w:cs="Arial"/>
          <w:b/>
          <w:bCs/>
          <w:sz w:val="20"/>
          <w:szCs w:val="20"/>
        </w:rPr>
        <w:t xml:space="preserve">, com a validação de que se o objetivo for currículo, o sistema peça para anexar o documento. </w:t>
      </w:r>
    </w:p>
    <w:p w14:paraId="649A113F" w14:textId="77777777" w:rsidR="00DD638D" w:rsidRPr="00EF78CD" w:rsidRDefault="00DD638D" w:rsidP="00DD638D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0594825F" w14:textId="77777777" w:rsidR="00DD638D" w:rsidRPr="00EF78CD" w:rsidRDefault="00DD638D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Enviar para </w:t>
      </w:r>
      <w:hyperlink r:id="rId22" w:history="1">
        <w:r w:rsidRPr="00EF78CD">
          <w:rPr>
            <w:rStyle w:val="Hyperlink"/>
            <w:rFonts w:ascii="Arial" w:hAnsi="Arial" w:cs="Arial"/>
            <w:b/>
            <w:bCs/>
            <w:sz w:val="20"/>
            <w:szCs w:val="20"/>
          </w:rPr>
          <w:t>consultoria@rtaambiental.com.br</w:t>
        </w:r>
      </w:hyperlink>
      <w:r w:rsidRPr="00EF78CD">
        <w:rPr>
          <w:rFonts w:ascii="Arial" w:hAnsi="Arial" w:cs="Arial"/>
          <w:b/>
          <w:bCs/>
          <w:sz w:val="20"/>
          <w:szCs w:val="20"/>
        </w:rPr>
        <w:t xml:space="preserve"> se for ORÇAMENTO e para </w:t>
      </w:r>
      <w:hyperlink r:id="rId23" w:history="1">
        <w:r w:rsidRPr="00EF78CD">
          <w:rPr>
            <w:rStyle w:val="Hyperlink"/>
            <w:rFonts w:ascii="Arial" w:hAnsi="Arial" w:cs="Arial"/>
            <w:b/>
            <w:bCs/>
            <w:sz w:val="20"/>
            <w:szCs w:val="20"/>
          </w:rPr>
          <w:t>faleconosco@rtaambiental.com.br</w:t>
        </w:r>
      </w:hyperlink>
      <w:r w:rsidRPr="00EF78CD">
        <w:rPr>
          <w:rFonts w:ascii="Arial" w:hAnsi="Arial" w:cs="Arial"/>
          <w:b/>
          <w:bCs/>
          <w:sz w:val="20"/>
          <w:szCs w:val="20"/>
        </w:rPr>
        <w:t xml:space="preserve"> se for currículo  ou outros. </w:t>
      </w:r>
    </w:p>
    <w:p w14:paraId="2D5A19E1" w14:textId="77777777" w:rsidR="00DD638D" w:rsidRPr="00EF78CD" w:rsidRDefault="00DD638D" w:rsidP="00DD638D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749F9C62" w14:textId="77777777" w:rsidR="00DD638D" w:rsidRPr="00EF78CD" w:rsidRDefault="00DD638D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Excluir o e-mail dos contatos finais.</w:t>
      </w:r>
    </w:p>
    <w:p w14:paraId="2A3F5F07" w14:textId="77777777" w:rsidR="00DD638D" w:rsidRPr="00EF78CD" w:rsidRDefault="00DD638D" w:rsidP="00DD638D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5C2D5A18" w14:textId="77777777" w:rsidR="00DD638D" w:rsidRPr="00EF78CD" w:rsidRDefault="00DD638D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>Aumentar o logo da RTA</w:t>
      </w:r>
    </w:p>
    <w:p w14:paraId="52E640A8" w14:textId="77777777" w:rsidR="00DD638D" w:rsidRPr="00EF78CD" w:rsidRDefault="00DD638D" w:rsidP="00DD638D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664B431F" w14:textId="77777777" w:rsidR="00DD638D" w:rsidRPr="00EF78CD" w:rsidRDefault="00DD638D" w:rsidP="00B773CC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EF78CD">
        <w:rPr>
          <w:rFonts w:ascii="Arial" w:hAnsi="Arial" w:cs="Arial"/>
          <w:b/>
          <w:bCs/>
          <w:sz w:val="20"/>
          <w:szCs w:val="20"/>
        </w:rPr>
        <w:t xml:space="preserve">Excluir um espaço ou dois para apresentar os créditos. </w:t>
      </w:r>
    </w:p>
    <w:p w14:paraId="705AF126" w14:textId="77777777" w:rsidR="00DD638D" w:rsidRPr="00EF78CD" w:rsidRDefault="00DD638D" w:rsidP="00DD638D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6BE2266E" w14:textId="77777777" w:rsidR="00276ACB" w:rsidRPr="00EF78CD" w:rsidRDefault="00276ACB" w:rsidP="00276ACB">
      <w:pPr>
        <w:pStyle w:val="PargrafodaLista"/>
        <w:rPr>
          <w:rFonts w:ascii="Arial" w:hAnsi="Arial" w:cs="Arial"/>
          <w:b/>
          <w:bCs/>
          <w:sz w:val="20"/>
          <w:szCs w:val="20"/>
        </w:rPr>
      </w:pPr>
    </w:p>
    <w:p w14:paraId="5DE92BE4" w14:textId="77777777" w:rsidR="00276ACB" w:rsidRPr="00EF78CD" w:rsidRDefault="00276ACB" w:rsidP="00276ACB">
      <w:pPr>
        <w:pStyle w:val="PargrafodaLista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5545B340" w14:textId="77777777" w:rsidR="00B773CC" w:rsidRPr="00EF78CD" w:rsidRDefault="00B773CC" w:rsidP="00B773CC">
      <w:pPr>
        <w:pStyle w:val="PargrafodaLista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6DFA8DE4" w14:textId="77777777" w:rsidR="00DE3E85" w:rsidRPr="00EF78CD" w:rsidRDefault="00DE3E85" w:rsidP="002259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sectPr w:rsidR="00DE3E85" w:rsidRPr="00EF78CD" w:rsidSect="00B638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0338D"/>
    <w:multiLevelType w:val="hybridMultilevel"/>
    <w:tmpl w:val="9D540C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97C4C"/>
    <w:multiLevelType w:val="hybridMultilevel"/>
    <w:tmpl w:val="861096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0651D5"/>
    <w:multiLevelType w:val="hybridMultilevel"/>
    <w:tmpl w:val="42DEB066"/>
    <w:lvl w:ilvl="0" w:tplc="0416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910292"/>
    <w:multiLevelType w:val="hybridMultilevel"/>
    <w:tmpl w:val="E6D404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10AE8"/>
    <w:multiLevelType w:val="hybridMultilevel"/>
    <w:tmpl w:val="CA3872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0534F"/>
    <w:multiLevelType w:val="hybridMultilevel"/>
    <w:tmpl w:val="9B464320"/>
    <w:lvl w:ilvl="0" w:tplc="56882E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C8620FE"/>
    <w:multiLevelType w:val="hybridMultilevel"/>
    <w:tmpl w:val="277E85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0707C"/>
    <w:multiLevelType w:val="hybridMultilevel"/>
    <w:tmpl w:val="277E85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amila Pratalli">
    <w15:presenceInfo w15:providerId="Windows Live" w15:userId="1e35c9a7d09d40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9B"/>
    <w:rsid w:val="00021E5F"/>
    <w:rsid w:val="00036E0B"/>
    <w:rsid w:val="00044BDA"/>
    <w:rsid w:val="00064307"/>
    <w:rsid w:val="000665DA"/>
    <w:rsid w:val="00070311"/>
    <w:rsid w:val="00075015"/>
    <w:rsid w:val="000847DD"/>
    <w:rsid w:val="00085D72"/>
    <w:rsid w:val="00091F1F"/>
    <w:rsid w:val="00092C82"/>
    <w:rsid w:val="000A171A"/>
    <w:rsid w:val="000A3D71"/>
    <w:rsid w:val="000A54FF"/>
    <w:rsid w:val="000D5A67"/>
    <w:rsid w:val="000D5E92"/>
    <w:rsid w:val="000F2EE1"/>
    <w:rsid w:val="000F7484"/>
    <w:rsid w:val="001106B8"/>
    <w:rsid w:val="00120466"/>
    <w:rsid w:val="00145B3E"/>
    <w:rsid w:val="00154121"/>
    <w:rsid w:val="00166BCD"/>
    <w:rsid w:val="00174F57"/>
    <w:rsid w:val="00185E7B"/>
    <w:rsid w:val="001B277B"/>
    <w:rsid w:val="001B532E"/>
    <w:rsid w:val="001C70BC"/>
    <w:rsid w:val="001D6D53"/>
    <w:rsid w:val="001E0C5C"/>
    <w:rsid w:val="001E15AB"/>
    <w:rsid w:val="001F073C"/>
    <w:rsid w:val="001F1D92"/>
    <w:rsid w:val="001F7BFE"/>
    <w:rsid w:val="00201CED"/>
    <w:rsid w:val="002029F4"/>
    <w:rsid w:val="00216A54"/>
    <w:rsid w:val="002171F0"/>
    <w:rsid w:val="00217686"/>
    <w:rsid w:val="00224A5F"/>
    <w:rsid w:val="002259A5"/>
    <w:rsid w:val="002307CE"/>
    <w:rsid w:val="00234097"/>
    <w:rsid w:val="00261792"/>
    <w:rsid w:val="00261CF4"/>
    <w:rsid w:val="00263F9D"/>
    <w:rsid w:val="002644B0"/>
    <w:rsid w:val="00270D6F"/>
    <w:rsid w:val="002738AF"/>
    <w:rsid w:val="00276ACB"/>
    <w:rsid w:val="002A5F86"/>
    <w:rsid w:val="002B07DE"/>
    <w:rsid w:val="002C4ADD"/>
    <w:rsid w:val="002D7744"/>
    <w:rsid w:val="002E44B2"/>
    <w:rsid w:val="002E4E3B"/>
    <w:rsid w:val="002F0651"/>
    <w:rsid w:val="002F2EFF"/>
    <w:rsid w:val="00306327"/>
    <w:rsid w:val="00321E45"/>
    <w:rsid w:val="00324BCA"/>
    <w:rsid w:val="003336C0"/>
    <w:rsid w:val="00336922"/>
    <w:rsid w:val="003441AF"/>
    <w:rsid w:val="0034632C"/>
    <w:rsid w:val="00356508"/>
    <w:rsid w:val="003700D4"/>
    <w:rsid w:val="0037581A"/>
    <w:rsid w:val="003771F9"/>
    <w:rsid w:val="00380A30"/>
    <w:rsid w:val="0039391C"/>
    <w:rsid w:val="003A0DDD"/>
    <w:rsid w:val="003A2515"/>
    <w:rsid w:val="003A2987"/>
    <w:rsid w:val="003B2578"/>
    <w:rsid w:val="003C62D9"/>
    <w:rsid w:val="003D0314"/>
    <w:rsid w:val="003F4B53"/>
    <w:rsid w:val="003F5C75"/>
    <w:rsid w:val="00404C89"/>
    <w:rsid w:val="0040505A"/>
    <w:rsid w:val="00405421"/>
    <w:rsid w:val="00416373"/>
    <w:rsid w:val="0041757D"/>
    <w:rsid w:val="0044089E"/>
    <w:rsid w:val="00442E22"/>
    <w:rsid w:val="0048358D"/>
    <w:rsid w:val="00484F9F"/>
    <w:rsid w:val="004877B7"/>
    <w:rsid w:val="0049434A"/>
    <w:rsid w:val="004A0256"/>
    <w:rsid w:val="004B3AAA"/>
    <w:rsid w:val="004C4457"/>
    <w:rsid w:val="004D5D3A"/>
    <w:rsid w:val="00502B7A"/>
    <w:rsid w:val="0050302E"/>
    <w:rsid w:val="005037A3"/>
    <w:rsid w:val="00504AF8"/>
    <w:rsid w:val="00510A37"/>
    <w:rsid w:val="00521413"/>
    <w:rsid w:val="00530626"/>
    <w:rsid w:val="005316F0"/>
    <w:rsid w:val="00553BB6"/>
    <w:rsid w:val="00557DA7"/>
    <w:rsid w:val="00570360"/>
    <w:rsid w:val="005705AC"/>
    <w:rsid w:val="005707E1"/>
    <w:rsid w:val="00572FA9"/>
    <w:rsid w:val="00573670"/>
    <w:rsid w:val="00577969"/>
    <w:rsid w:val="00582E1E"/>
    <w:rsid w:val="00583D90"/>
    <w:rsid w:val="005921E8"/>
    <w:rsid w:val="0059522B"/>
    <w:rsid w:val="005D23DA"/>
    <w:rsid w:val="005D4F33"/>
    <w:rsid w:val="005D7C57"/>
    <w:rsid w:val="005D7C61"/>
    <w:rsid w:val="005E30CF"/>
    <w:rsid w:val="006060CF"/>
    <w:rsid w:val="006062DB"/>
    <w:rsid w:val="00611B3D"/>
    <w:rsid w:val="0061353B"/>
    <w:rsid w:val="00616BA6"/>
    <w:rsid w:val="00625925"/>
    <w:rsid w:val="006278DB"/>
    <w:rsid w:val="00642123"/>
    <w:rsid w:val="00672167"/>
    <w:rsid w:val="0068367A"/>
    <w:rsid w:val="00696360"/>
    <w:rsid w:val="006963EC"/>
    <w:rsid w:val="00697A11"/>
    <w:rsid w:val="006A1B0D"/>
    <w:rsid w:val="006A623F"/>
    <w:rsid w:val="006B7918"/>
    <w:rsid w:val="006C43C1"/>
    <w:rsid w:val="006C6BC6"/>
    <w:rsid w:val="006D4A67"/>
    <w:rsid w:val="006E1FF4"/>
    <w:rsid w:val="006E6342"/>
    <w:rsid w:val="006F2C83"/>
    <w:rsid w:val="006F2CB0"/>
    <w:rsid w:val="006F67E1"/>
    <w:rsid w:val="00701BB4"/>
    <w:rsid w:val="00707D43"/>
    <w:rsid w:val="00723E85"/>
    <w:rsid w:val="00723F3C"/>
    <w:rsid w:val="007352F1"/>
    <w:rsid w:val="007434E2"/>
    <w:rsid w:val="007535FF"/>
    <w:rsid w:val="00764EAD"/>
    <w:rsid w:val="00774E75"/>
    <w:rsid w:val="00796128"/>
    <w:rsid w:val="007F0A47"/>
    <w:rsid w:val="0081077C"/>
    <w:rsid w:val="00814203"/>
    <w:rsid w:val="00823265"/>
    <w:rsid w:val="00826B98"/>
    <w:rsid w:val="0083102A"/>
    <w:rsid w:val="0083455F"/>
    <w:rsid w:val="00835FF1"/>
    <w:rsid w:val="00853A1E"/>
    <w:rsid w:val="008546FD"/>
    <w:rsid w:val="0087713B"/>
    <w:rsid w:val="0087718A"/>
    <w:rsid w:val="00886FF3"/>
    <w:rsid w:val="008A2CFA"/>
    <w:rsid w:val="008A7565"/>
    <w:rsid w:val="008B41B1"/>
    <w:rsid w:val="008B5915"/>
    <w:rsid w:val="008C0CEC"/>
    <w:rsid w:val="008D2C88"/>
    <w:rsid w:val="008D588E"/>
    <w:rsid w:val="008E43AF"/>
    <w:rsid w:val="008F7DC9"/>
    <w:rsid w:val="00914385"/>
    <w:rsid w:val="00923E6A"/>
    <w:rsid w:val="00964E21"/>
    <w:rsid w:val="00987AC2"/>
    <w:rsid w:val="009A6871"/>
    <w:rsid w:val="009C5B3C"/>
    <w:rsid w:val="009F28BC"/>
    <w:rsid w:val="00A00248"/>
    <w:rsid w:val="00A0122D"/>
    <w:rsid w:val="00A16B23"/>
    <w:rsid w:val="00A26B74"/>
    <w:rsid w:val="00A35FB1"/>
    <w:rsid w:val="00A3635A"/>
    <w:rsid w:val="00A43BBD"/>
    <w:rsid w:val="00A51E4C"/>
    <w:rsid w:val="00A52DD3"/>
    <w:rsid w:val="00A55DE6"/>
    <w:rsid w:val="00A56DF7"/>
    <w:rsid w:val="00A6122D"/>
    <w:rsid w:val="00A64B45"/>
    <w:rsid w:val="00A64CCC"/>
    <w:rsid w:val="00A674ED"/>
    <w:rsid w:val="00A71995"/>
    <w:rsid w:val="00A8197C"/>
    <w:rsid w:val="00AC10A8"/>
    <w:rsid w:val="00AC3559"/>
    <w:rsid w:val="00AC7952"/>
    <w:rsid w:val="00AD2CCD"/>
    <w:rsid w:val="00AF5909"/>
    <w:rsid w:val="00B00D5C"/>
    <w:rsid w:val="00B031D8"/>
    <w:rsid w:val="00B06456"/>
    <w:rsid w:val="00B128F9"/>
    <w:rsid w:val="00B20CEE"/>
    <w:rsid w:val="00B22316"/>
    <w:rsid w:val="00B40E71"/>
    <w:rsid w:val="00B44C81"/>
    <w:rsid w:val="00B503E8"/>
    <w:rsid w:val="00B55269"/>
    <w:rsid w:val="00B60E60"/>
    <w:rsid w:val="00B627C6"/>
    <w:rsid w:val="00B63854"/>
    <w:rsid w:val="00B642CF"/>
    <w:rsid w:val="00B773CC"/>
    <w:rsid w:val="00B9056C"/>
    <w:rsid w:val="00B946F2"/>
    <w:rsid w:val="00B94705"/>
    <w:rsid w:val="00BA21FE"/>
    <w:rsid w:val="00BA5B1D"/>
    <w:rsid w:val="00BB4B34"/>
    <w:rsid w:val="00BC39B7"/>
    <w:rsid w:val="00BD033D"/>
    <w:rsid w:val="00BD3C9A"/>
    <w:rsid w:val="00BE0E91"/>
    <w:rsid w:val="00BE429B"/>
    <w:rsid w:val="00BE574A"/>
    <w:rsid w:val="00C05E58"/>
    <w:rsid w:val="00C07D45"/>
    <w:rsid w:val="00C16C84"/>
    <w:rsid w:val="00C22B61"/>
    <w:rsid w:val="00C22D44"/>
    <w:rsid w:val="00C6034D"/>
    <w:rsid w:val="00C60753"/>
    <w:rsid w:val="00C643DD"/>
    <w:rsid w:val="00C81F23"/>
    <w:rsid w:val="00C9455A"/>
    <w:rsid w:val="00CA44AF"/>
    <w:rsid w:val="00CB1404"/>
    <w:rsid w:val="00CB40F9"/>
    <w:rsid w:val="00CC1F1F"/>
    <w:rsid w:val="00CE21F8"/>
    <w:rsid w:val="00CF2233"/>
    <w:rsid w:val="00CF74AD"/>
    <w:rsid w:val="00D000A9"/>
    <w:rsid w:val="00D2120C"/>
    <w:rsid w:val="00D366B4"/>
    <w:rsid w:val="00D4466D"/>
    <w:rsid w:val="00D55F46"/>
    <w:rsid w:val="00D5640F"/>
    <w:rsid w:val="00D70E77"/>
    <w:rsid w:val="00DA70A0"/>
    <w:rsid w:val="00DB6820"/>
    <w:rsid w:val="00DB7071"/>
    <w:rsid w:val="00DC54C2"/>
    <w:rsid w:val="00DC7DF9"/>
    <w:rsid w:val="00DD1B64"/>
    <w:rsid w:val="00DD21BF"/>
    <w:rsid w:val="00DD256E"/>
    <w:rsid w:val="00DD306C"/>
    <w:rsid w:val="00DD5791"/>
    <w:rsid w:val="00DD638D"/>
    <w:rsid w:val="00DE1483"/>
    <w:rsid w:val="00DE3E85"/>
    <w:rsid w:val="00DE5064"/>
    <w:rsid w:val="00DF3334"/>
    <w:rsid w:val="00E02364"/>
    <w:rsid w:val="00E0363C"/>
    <w:rsid w:val="00E04948"/>
    <w:rsid w:val="00E3267B"/>
    <w:rsid w:val="00E3473C"/>
    <w:rsid w:val="00E51894"/>
    <w:rsid w:val="00E55844"/>
    <w:rsid w:val="00E63B21"/>
    <w:rsid w:val="00E65371"/>
    <w:rsid w:val="00E74238"/>
    <w:rsid w:val="00E746D0"/>
    <w:rsid w:val="00E77D02"/>
    <w:rsid w:val="00E94E86"/>
    <w:rsid w:val="00E960D7"/>
    <w:rsid w:val="00E97E59"/>
    <w:rsid w:val="00EB7FD8"/>
    <w:rsid w:val="00ED7836"/>
    <w:rsid w:val="00EE4DE5"/>
    <w:rsid w:val="00EF4CD2"/>
    <w:rsid w:val="00EF591A"/>
    <w:rsid w:val="00EF78CD"/>
    <w:rsid w:val="00F049F1"/>
    <w:rsid w:val="00F11C64"/>
    <w:rsid w:val="00F27199"/>
    <w:rsid w:val="00F408A6"/>
    <w:rsid w:val="00F41060"/>
    <w:rsid w:val="00F5506B"/>
    <w:rsid w:val="00F56AAA"/>
    <w:rsid w:val="00F57DC0"/>
    <w:rsid w:val="00F70FB8"/>
    <w:rsid w:val="00F8059E"/>
    <w:rsid w:val="00F962D1"/>
    <w:rsid w:val="00F97139"/>
    <w:rsid w:val="00FB3A53"/>
    <w:rsid w:val="00FC34EF"/>
    <w:rsid w:val="00FC51C6"/>
    <w:rsid w:val="00FF315C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4BB2"/>
  <w15:chartTrackingRefBased/>
  <w15:docId w15:val="{321D80CC-16EC-4680-94DB-E61FE793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F3C"/>
  </w:style>
  <w:style w:type="paragraph" w:styleId="Ttulo1">
    <w:name w:val="heading 1"/>
    <w:basedOn w:val="Normal"/>
    <w:next w:val="Normal"/>
    <w:link w:val="Ttulo1Char"/>
    <w:uiPriority w:val="9"/>
    <w:qFormat/>
    <w:rsid w:val="00723F3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3F3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F3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F3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F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F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F3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F3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F3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429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638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638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23F3C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3F3C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3F3C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F3C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F3C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F3C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F3C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F3C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F3C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23F3C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723F3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723F3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F3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723F3C"/>
    <w:rPr>
      <w:rFonts w:asciiTheme="majorHAnsi" w:eastAsiaTheme="majorEastAsia" w:hAnsiTheme="majorHAnsi" w:cstheme="majorBidi"/>
      <w:sz w:val="30"/>
      <w:szCs w:val="30"/>
    </w:rPr>
  </w:style>
  <w:style w:type="character" w:styleId="Forte">
    <w:name w:val="Strong"/>
    <w:basedOn w:val="Fontepargpadro"/>
    <w:uiPriority w:val="22"/>
    <w:qFormat/>
    <w:rsid w:val="00723F3C"/>
    <w:rPr>
      <w:b/>
      <w:bCs/>
    </w:rPr>
  </w:style>
  <w:style w:type="character" w:styleId="nfase">
    <w:name w:val="Emphasis"/>
    <w:basedOn w:val="Fontepargpadro"/>
    <w:uiPriority w:val="20"/>
    <w:qFormat/>
    <w:rsid w:val="00723F3C"/>
    <w:rPr>
      <w:i/>
      <w:iCs/>
      <w:color w:val="F79646" w:themeColor="accent6"/>
    </w:rPr>
  </w:style>
  <w:style w:type="paragraph" w:styleId="SemEspaamento">
    <w:name w:val="No Spacing"/>
    <w:uiPriority w:val="1"/>
    <w:qFormat/>
    <w:rsid w:val="00723F3C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723F3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723F3C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F3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F3C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723F3C"/>
    <w:rPr>
      <w:i/>
      <w:iCs/>
    </w:rPr>
  </w:style>
  <w:style w:type="character" w:styleId="nfaseIntensa">
    <w:name w:val="Intense Emphasis"/>
    <w:basedOn w:val="Fontepargpadro"/>
    <w:uiPriority w:val="21"/>
    <w:qFormat/>
    <w:rsid w:val="00723F3C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723F3C"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sid w:val="00723F3C"/>
    <w:rPr>
      <w:b/>
      <w:bCs/>
      <w:smallCaps/>
      <w:color w:val="F79646" w:themeColor="accent6"/>
    </w:rPr>
  </w:style>
  <w:style w:type="character" w:styleId="TtulodoLivro">
    <w:name w:val="Book Title"/>
    <w:basedOn w:val="Fontepargpadro"/>
    <w:uiPriority w:val="33"/>
    <w:qFormat/>
    <w:rsid w:val="00723F3C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3F3C"/>
    <w:pPr>
      <w:outlineLvl w:val="9"/>
    </w:pPr>
  </w:style>
  <w:style w:type="character" w:styleId="Refdecomentrio">
    <w:name w:val="annotation reference"/>
    <w:basedOn w:val="Fontepargpadro"/>
    <w:uiPriority w:val="99"/>
    <w:semiHidden/>
    <w:unhideWhenUsed/>
    <w:rsid w:val="00764E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4E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4E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4E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4EA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4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EAD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  <w:rsid w:val="00723E85"/>
  </w:style>
  <w:style w:type="paragraph" w:styleId="NormalWeb">
    <w:name w:val="Normal (Web)"/>
    <w:basedOn w:val="Normal"/>
    <w:uiPriority w:val="99"/>
    <w:semiHidden/>
    <w:unhideWhenUsed/>
    <w:rsid w:val="00592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hyperlink" Target="mailto:faleconosco@rtaambiental.com.br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hyperlink" Target="mailto:consultoria@rtaambiental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123E1-1792-4346-A196-1E6AF233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15</Pages>
  <Words>4120</Words>
  <Characters>22251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Luiz Sendim</dc:creator>
  <cp:keywords/>
  <dc:description/>
  <cp:lastModifiedBy>Camila</cp:lastModifiedBy>
  <cp:revision>182</cp:revision>
  <dcterms:created xsi:type="dcterms:W3CDTF">2020-04-13T14:14:00Z</dcterms:created>
  <dcterms:modified xsi:type="dcterms:W3CDTF">2020-04-14T14:21:00Z</dcterms:modified>
</cp:coreProperties>
</file>